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B09E" w14:textId="6C9CC9B3" w:rsidR="00DB73C8" w:rsidRDefault="00DB73C8" w:rsidP="00FD59DD">
      <w:pPr>
        <w:spacing w:after="51" w:line="265" w:lineRule="auto"/>
      </w:pPr>
    </w:p>
    <w:p w14:paraId="7FC95AD6" w14:textId="77777777" w:rsidR="00DB73C8" w:rsidRDefault="00000000">
      <w:pPr>
        <w:spacing w:after="122"/>
        <w:ind w:left="-365" w:hanging="10"/>
      </w:pPr>
      <w:r>
        <w:rPr>
          <w:rFonts w:ascii="Arial" w:eastAsia="Arial" w:hAnsi="Arial" w:cs="Arial"/>
          <w:b/>
        </w:rPr>
        <w:t>QUESTIONS: 5</w:t>
      </w:r>
      <w:r>
        <w:rPr>
          <w:rFonts w:ascii="Arial" w:eastAsia="Arial" w:hAnsi="Arial" w:cs="Arial"/>
        </w:rPr>
        <w:t xml:space="preserve">                                    Duration: 1 Hour</w:t>
      </w:r>
      <w:r>
        <w:rPr>
          <w:rFonts w:ascii="Arial" w:eastAsia="Arial" w:hAnsi="Arial" w:cs="Arial"/>
          <w:b/>
        </w:rPr>
        <w:t xml:space="preserve">          Total Marks: 50</w:t>
      </w:r>
    </w:p>
    <w:tbl>
      <w:tblPr>
        <w:tblStyle w:val="TableGrid"/>
        <w:tblW w:w="7611" w:type="dxa"/>
        <w:tblInd w:w="-480" w:type="dxa"/>
        <w:tblCellMar>
          <w:top w:w="127" w:type="dxa"/>
          <w:left w:w="12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775"/>
        <w:gridCol w:w="1252"/>
        <w:gridCol w:w="849"/>
        <w:gridCol w:w="849"/>
        <w:gridCol w:w="849"/>
        <w:gridCol w:w="850"/>
        <w:gridCol w:w="1187"/>
      </w:tblGrid>
      <w:tr w:rsidR="00FD59DD" w14:paraId="5202ACF9" w14:textId="77777777" w:rsidTr="00FD59DD">
        <w:trPr>
          <w:trHeight w:val="860"/>
        </w:trPr>
        <w:tc>
          <w:tcPr>
            <w:tcW w:w="17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6AAEC1D8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Criteria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4D4F7048" w14:textId="77777777" w:rsidR="00FD59DD" w:rsidRDefault="00FD59DD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Weightage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7ACD6736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Q2 </w:t>
            </w:r>
          </w:p>
          <w:p w14:paraId="34FD79E7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(10)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7B3A7359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Q3 </w:t>
            </w:r>
          </w:p>
          <w:p w14:paraId="0C6814C5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(10)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0FF191BA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Q4 </w:t>
            </w:r>
          </w:p>
          <w:p w14:paraId="41703CF9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(10)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09E00356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Q5 </w:t>
            </w:r>
          </w:p>
          <w:p w14:paraId="71ECBCC7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(10)</w:t>
            </w:r>
          </w:p>
        </w:tc>
        <w:tc>
          <w:tcPr>
            <w:tcW w:w="1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22130386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Total </w:t>
            </w:r>
          </w:p>
          <w:p w14:paraId="4E7AEE71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Marks </w:t>
            </w:r>
          </w:p>
          <w:p w14:paraId="5D1A38D2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(50)</w:t>
            </w:r>
          </w:p>
        </w:tc>
      </w:tr>
      <w:tr w:rsidR="00FD59DD" w14:paraId="5B84E4E0" w14:textId="77777777" w:rsidTr="00FD59DD">
        <w:trPr>
          <w:trHeight w:val="630"/>
        </w:trPr>
        <w:tc>
          <w:tcPr>
            <w:tcW w:w="17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BB2C0BF" w14:textId="77777777" w:rsidR="00FD59DD" w:rsidRDefault="00FD59D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239935A2" w14:textId="77777777" w:rsidR="00FD59DD" w:rsidRDefault="00FD59D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Understanding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7AB3DF3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20% (2)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15FA001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C89FB56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47BFC31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386C2F7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1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3F22511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/10</w:t>
            </w:r>
          </w:p>
        </w:tc>
      </w:tr>
      <w:tr w:rsidR="00FD59DD" w14:paraId="540EB87C" w14:textId="77777777" w:rsidTr="00FD59DD">
        <w:trPr>
          <w:trHeight w:val="630"/>
        </w:trPr>
        <w:tc>
          <w:tcPr>
            <w:tcW w:w="17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144D4E34" w14:textId="77777777" w:rsidR="00FD59DD" w:rsidRDefault="00FD59D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Method Selection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4BDD8C9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20% (2)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706184D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1FDF2D46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FD88E1A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1D053B6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1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02845E8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/10</w:t>
            </w:r>
          </w:p>
        </w:tc>
      </w:tr>
      <w:tr w:rsidR="00FD59DD" w14:paraId="382C163D" w14:textId="77777777" w:rsidTr="00FD59DD">
        <w:trPr>
          <w:trHeight w:val="630"/>
        </w:trPr>
        <w:tc>
          <w:tcPr>
            <w:tcW w:w="17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3C859C4" w14:textId="77777777" w:rsidR="00FD59DD" w:rsidRDefault="00FD59D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Solution Process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828A38C" w14:textId="77777777" w:rsidR="00FD59DD" w:rsidRDefault="00FD59DD">
            <w:pPr>
              <w:spacing w:after="0"/>
              <w:ind w:left="72"/>
            </w:pPr>
            <w:r>
              <w:rPr>
                <w:rFonts w:ascii="Arial" w:eastAsia="Arial" w:hAnsi="Arial" w:cs="Arial"/>
                <w:sz w:val="20"/>
              </w:rPr>
              <w:t>25% (2.5)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0AFE922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78F8403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17C82595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74568B55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72C43A6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/12.5</w:t>
            </w:r>
          </w:p>
        </w:tc>
      </w:tr>
      <w:tr w:rsidR="00FD59DD" w14:paraId="24FC1882" w14:textId="77777777" w:rsidTr="00FD59DD">
        <w:trPr>
          <w:trHeight w:val="630"/>
        </w:trPr>
        <w:tc>
          <w:tcPr>
            <w:tcW w:w="17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0E5E0153" w14:textId="77777777" w:rsidR="00FD59DD" w:rsidRDefault="00FD59D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Accuracy of Calculation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765747D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20% (2)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290D6600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020EC5E7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0BCACF5E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E81EF36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1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9C2E5F0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/10</w:t>
            </w:r>
          </w:p>
        </w:tc>
      </w:tr>
      <w:tr w:rsidR="00FD59DD" w14:paraId="0997B8BF" w14:textId="77777777" w:rsidTr="00FD59DD">
        <w:trPr>
          <w:trHeight w:val="630"/>
        </w:trPr>
        <w:tc>
          <w:tcPr>
            <w:tcW w:w="17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644F16A" w14:textId="77777777" w:rsidR="00FD59DD" w:rsidRDefault="00FD59D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Interpretation of Results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DEE6691" w14:textId="77777777" w:rsidR="00FD59DD" w:rsidRDefault="00FD59DD">
            <w:pPr>
              <w:spacing w:after="0"/>
              <w:ind w:left="72"/>
            </w:pPr>
            <w:r>
              <w:rPr>
                <w:rFonts w:ascii="Arial" w:eastAsia="Arial" w:hAnsi="Arial" w:cs="Arial"/>
                <w:sz w:val="20"/>
              </w:rPr>
              <w:t>15% (1.5)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7C209FB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/1.5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1A05CB50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/1.5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B556977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/1.5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6BBFD48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/1.5</w:t>
            </w:r>
          </w:p>
        </w:tc>
        <w:tc>
          <w:tcPr>
            <w:tcW w:w="1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4F08128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/7.5</w:t>
            </w:r>
          </w:p>
        </w:tc>
      </w:tr>
      <w:tr w:rsidR="00FD59DD" w14:paraId="0040805E" w14:textId="77777777" w:rsidTr="00FD59DD">
        <w:trPr>
          <w:trHeight w:val="630"/>
        </w:trPr>
        <w:tc>
          <w:tcPr>
            <w:tcW w:w="17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1C97295E" w14:textId="77777777" w:rsidR="00FD59DD" w:rsidRDefault="00FD59DD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Total per Question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6E1AB48B" w14:textId="77777777" w:rsidR="00FD59DD" w:rsidRDefault="00FD59DD">
            <w:pPr>
              <w:spacing w:after="0"/>
              <w:ind w:left="78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10 Marks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6CCE75EF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/10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478F449D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/10</w:t>
            </w:r>
          </w:p>
        </w:tc>
        <w:tc>
          <w:tcPr>
            <w:tcW w:w="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5E481F5D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/10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0FE814F2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/10</w:t>
            </w:r>
          </w:p>
        </w:tc>
        <w:tc>
          <w:tcPr>
            <w:tcW w:w="1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55783971" w14:textId="77777777" w:rsidR="00FD59DD" w:rsidRDefault="00FD59DD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/50</w:t>
            </w:r>
          </w:p>
        </w:tc>
      </w:tr>
    </w:tbl>
    <w:p w14:paraId="4589413B" w14:textId="77777777" w:rsidR="00DB73C8" w:rsidRDefault="00000000">
      <w:pPr>
        <w:spacing w:after="0"/>
        <w:ind w:left="3855"/>
      </w:pPr>
      <w:r>
        <w:rPr>
          <w:noProof/>
        </w:rPr>
        <w:drawing>
          <wp:inline distT="0" distB="0" distL="0" distR="0" wp14:anchorId="716FCFFE" wp14:editId="698B47AB">
            <wp:extent cx="1043940" cy="103632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5F49" w14:textId="77777777" w:rsidR="00DB73C8" w:rsidRDefault="00000000">
      <w:pPr>
        <w:pStyle w:val="Heading2"/>
        <w:ind w:left="3001"/>
      </w:pPr>
      <w:r>
        <w:t>CO1 – ASSESSMENT TOOL 2</w:t>
      </w:r>
    </w:p>
    <w:p w14:paraId="198C3622" w14:textId="77777777" w:rsidR="00DB73C8" w:rsidRDefault="00000000">
      <w:pPr>
        <w:spacing w:after="99"/>
        <w:ind w:right="2535"/>
        <w:jc w:val="right"/>
      </w:pPr>
      <w:r>
        <w:rPr>
          <w:rFonts w:ascii="Arial" w:eastAsia="Arial" w:hAnsi="Arial" w:cs="Arial"/>
          <w:b/>
          <w:color w:val="1F4E79"/>
          <w:sz w:val="26"/>
        </w:rPr>
        <w:t>Constraint-Based Problem Solving</w:t>
      </w:r>
    </w:p>
    <w:p w14:paraId="33057C30" w14:textId="77777777" w:rsidR="00DB73C8" w:rsidRDefault="00000000">
      <w:pPr>
        <w:spacing w:after="60"/>
        <w:ind w:left="-365" w:hanging="10"/>
      </w:pPr>
      <w:r>
        <w:rPr>
          <w:rFonts w:ascii="Arial" w:eastAsia="Arial" w:hAnsi="Arial" w:cs="Arial"/>
          <w:b/>
        </w:rPr>
        <w:t xml:space="preserve">COURSE NAME: </w:t>
      </w:r>
      <w:r>
        <w:rPr>
          <w:rFonts w:ascii="Arial" w:eastAsia="Arial" w:hAnsi="Arial" w:cs="Arial"/>
        </w:rPr>
        <w:t>Artificial Intelligence</w:t>
      </w:r>
      <w:r>
        <w:rPr>
          <w:rFonts w:ascii="Arial" w:eastAsia="Arial" w:hAnsi="Arial" w:cs="Arial"/>
          <w:b/>
        </w:rPr>
        <w:t xml:space="preserve">          COURSE CODE: </w:t>
      </w:r>
      <w:r>
        <w:rPr>
          <w:rFonts w:ascii="Arial" w:eastAsia="Arial" w:hAnsi="Arial" w:cs="Arial"/>
        </w:rPr>
        <w:t>CSA17</w:t>
      </w:r>
    </w:p>
    <w:p w14:paraId="7479FC00" w14:textId="77777777" w:rsidR="00DB73C8" w:rsidRDefault="00000000">
      <w:pPr>
        <w:spacing w:after="432"/>
        <w:ind w:left="-365" w:hanging="10"/>
      </w:pPr>
      <w:r>
        <w:rPr>
          <w:rFonts w:ascii="Arial" w:eastAsia="Arial" w:hAnsi="Arial" w:cs="Arial"/>
          <w:b/>
        </w:rPr>
        <w:t>QUESTIONS: 3</w:t>
      </w:r>
      <w:r>
        <w:rPr>
          <w:rFonts w:ascii="Arial" w:eastAsia="Arial" w:hAnsi="Arial" w:cs="Arial"/>
        </w:rPr>
        <w:t xml:space="preserve">                                    Duration: 1 Hour</w:t>
      </w:r>
      <w:r>
        <w:rPr>
          <w:rFonts w:ascii="Arial" w:eastAsia="Arial" w:hAnsi="Arial" w:cs="Arial"/>
          <w:b/>
        </w:rPr>
        <w:t xml:space="preserve">          Total Marks: 30</w:t>
      </w:r>
    </w:p>
    <w:tbl>
      <w:tblPr>
        <w:tblStyle w:val="TableGrid"/>
        <w:tblW w:w="9360" w:type="dxa"/>
        <w:tblInd w:w="-480" w:type="dxa"/>
        <w:tblCellMar>
          <w:top w:w="12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8"/>
        <w:gridCol w:w="1252"/>
        <w:gridCol w:w="1466"/>
        <w:gridCol w:w="1466"/>
        <w:gridCol w:w="1466"/>
        <w:gridCol w:w="1532"/>
      </w:tblGrid>
      <w:tr w:rsidR="00DB73C8" w14:paraId="35391220" w14:textId="77777777">
        <w:trPr>
          <w:trHeight w:val="630"/>
        </w:trPr>
        <w:tc>
          <w:tcPr>
            <w:tcW w:w="21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06C57F8B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Criteria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61BAAE91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Weightage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51C7DDEC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Q1 (10)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7B997A20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Q2 (10)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vAlign w:val="center"/>
          </w:tcPr>
          <w:p w14:paraId="49EF2432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Q3 (10)</w:t>
            </w:r>
          </w:p>
        </w:tc>
        <w:tc>
          <w:tcPr>
            <w:tcW w:w="15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764C74B1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Total Marks </w:t>
            </w:r>
          </w:p>
          <w:p w14:paraId="6E25A508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(30)</w:t>
            </w:r>
          </w:p>
        </w:tc>
      </w:tr>
      <w:tr w:rsidR="00DB73C8" w14:paraId="0326577B" w14:textId="77777777">
        <w:trPr>
          <w:trHeight w:val="630"/>
        </w:trPr>
        <w:tc>
          <w:tcPr>
            <w:tcW w:w="21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97936F4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6A3E2CF8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Understanding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E50095F" w14:textId="77777777" w:rsidR="00DB73C8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sz w:val="20"/>
              </w:rPr>
              <w:t>25% (2.5)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F847534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79110BF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33C6CD1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5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0276A51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/7.5</w:t>
            </w:r>
          </w:p>
        </w:tc>
      </w:tr>
      <w:tr w:rsidR="00DB73C8" w14:paraId="66C571AF" w14:textId="77777777">
        <w:trPr>
          <w:trHeight w:val="400"/>
        </w:trPr>
        <w:tc>
          <w:tcPr>
            <w:tcW w:w="21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70F6CA0C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Constraint Analysis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46B217B2" w14:textId="77777777" w:rsidR="00DB73C8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sz w:val="20"/>
              </w:rPr>
              <w:t>25% (2.5)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3943F07D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7E6DC9AB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54DE924A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5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799F13BF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/7.5</w:t>
            </w:r>
          </w:p>
        </w:tc>
      </w:tr>
      <w:tr w:rsidR="00DB73C8" w14:paraId="401A1F89" w14:textId="77777777">
        <w:trPr>
          <w:trHeight w:val="630"/>
        </w:trPr>
        <w:tc>
          <w:tcPr>
            <w:tcW w:w="21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FA7249C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Solution </w:t>
            </w:r>
          </w:p>
          <w:p w14:paraId="0A344CF1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Development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13786BFB" w14:textId="77777777" w:rsidR="00DB73C8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sz w:val="20"/>
              </w:rPr>
              <w:t>25% (2.5)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DD33907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7B3F87E6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F4D71E6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5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9175B65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/7.5</w:t>
            </w:r>
          </w:p>
        </w:tc>
      </w:tr>
      <w:tr w:rsidR="00DB73C8" w14:paraId="1B5270FA" w14:textId="77777777">
        <w:trPr>
          <w:trHeight w:val="630"/>
        </w:trPr>
        <w:tc>
          <w:tcPr>
            <w:tcW w:w="21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4538AF8C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Application of </w:t>
            </w:r>
          </w:p>
          <w:p w14:paraId="2AB37377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Concepts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1615B65" w14:textId="77777777" w:rsidR="00DB73C8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sz w:val="20"/>
              </w:rPr>
              <w:t>15% (1.5)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EFC1040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/1.5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370849EE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/1.5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40911C4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/1.5</w:t>
            </w:r>
          </w:p>
        </w:tc>
        <w:tc>
          <w:tcPr>
            <w:tcW w:w="15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AFB7207" w14:textId="77777777" w:rsidR="00DB73C8" w:rsidRDefault="00000000" w:rsidP="00FD59DD">
            <w:pPr>
              <w:spacing w:after="0"/>
              <w:ind w:right="5"/>
              <w:pPrChange w:id="0" w:author="busagani sharath" w:date="2026-07-28T09:28:00Z" w16du:dateUtc="2026-07-28T03:58:00Z">
                <w:pPr>
                  <w:spacing w:after="0"/>
                  <w:ind w:right="5"/>
                  <w:jc w:val="center"/>
                </w:pPr>
              </w:pPrChange>
            </w:pPr>
            <w:del w:id="1" w:author="busagani sharath" w:date="2026-07-28T09:28:00Z" w16du:dateUtc="2026-07-28T03:58:00Z">
              <w:r w:rsidDel="00FD59DD">
                <w:rPr>
                  <w:rFonts w:ascii="Arial" w:eastAsia="Arial" w:hAnsi="Arial" w:cs="Arial"/>
                  <w:sz w:val="20"/>
                </w:rPr>
                <w:delText>/4.5</w:delText>
              </w:r>
            </w:del>
          </w:p>
        </w:tc>
      </w:tr>
      <w:tr w:rsidR="00DB73C8" w14:paraId="634B594D" w14:textId="77777777">
        <w:trPr>
          <w:trHeight w:val="400"/>
        </w:trPr>
        <w:tc>
          <w:tcPr>
            <w:tcW w:w="21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4C4F92B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Justification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397B200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10% (1)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D94797F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/1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405F2A0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/1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339B6C6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/1</w:t>
            </w:r>
          </w:p>
        </w:tc>
        <w:tc>
          <w:tcPr>
            <w:tcW w:w="15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8258AD1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/3</w:t>
            </w:r>
          </w:p>
        </w:tc>
      </w:tr>
      <w:tr w:rsidR="00DB73C8" w14:paraId="298B10A5" w14:textId="77777777">
        <w:trPr>
          <w:trHeight w:val="400"/>
        </w:trPr>
        <w:tc>
          <w:tcPr>
            <w:tcW w:w="21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5CADD5F5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Total per Question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13F602EE" w14:textId="77777777" w:rsidR="00DB73C8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10 Marks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5FDB1FA7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/10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745A3689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/10</w:t>
            </w:r>
          </w:p>
        </w:tc>
        <w:tc>
          <w:tcPr>
            <w:tcW w:w="1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43EB230D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/10</w:t>
            </w:r>
          </w:p>
        </w:tc>
        <w:tc>
          <w:tcPr>
            <w:tcW w:w="15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2EAC782D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/30</w:t>
            </w:r>
          </w:p>
        </w:tc>
      </w:tr>
    </w:tbl>
    <w:p w14:paraId="570A498E" w14:textId="77777777" w:rsidR="00DB73C8" w:rsidRDefault="00000000">
      <w:pPr>
        <w:spacing w:after="0"/>
        <w:ind w:left="3855"/>
      </w:pPr>
      <w:r>
        <w:rPr>
          <w:noProof/>
        </w:rPr>
        <w:drawing>
          <wp:inline distT="0" distB="0" distL="0" distR="0" wp14:anchorId="1F4969D4" wp14:editId="5E6DA369">
            <wp:extent cx="1043940" cy="103632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AE98" w14:textId="77777777" w:rsidR="00DB73C8" w:rsidRDefault="00000000">
      <w:pPr>
        <w:spacing w:after="510" w:line="265" w:lineRule="auto"/>
        <w:ind w:left="3001" w:hanging="10"/>
      </w:pPr>
      <w:r>
        <w:rPr>
          <w:rFonts w:ascii="Arial" w:eastAsia="Arial" w:hAnsi="Arial" w:cs="Arial"/>
          <w:b/>
          <w:color w:val="1F4E79"/>
          <w:sz w:val="24"/>
        </w:rPr>
        <w:t>CO1 – ASSESSMENT TOOL 3</w:t>
      </w:r>
    </w:p>
    <w:p w14:paraId="6E9AC72C" w14:textId="77777777" w:rsidR="00DB73C8" w:rsidRDefault="00000000">
      <w:pPr>
        <w:pStyle w:val="Heading1"/>
        <w:spacing w:after="425"/>
        <w:ind w:left="3202"/>
      </w:pPr>
      <w:r>
        <w:t>Descriptive Written Test</w:t>
      </w:r>
    </w:p>
    <w:p w14:paraId="42D7C78A" w14:textId="77777777" w:rsidR="00DB73C8" w:rsidRDefault="00000000">
      <w:pPr>
        <w:spacing w:after="60"/>
        <w:ind w:left="-365" w:hanging="10"/>
      </w:pPr>
      <w:r>
        <w:rPr>
          <w:rFonts w:ascii="Arial" w:eastAsia="Arial" w:hAnsi="Arial" w:cs="Arial"/>
          <w:b/>
        </w:rPr>
        <w:t xml:space="preserve">COURSE NAME: </w:t>
      </w:r>
      <w:r>
        <w:rPr>
          <w:rFonts w:ascii="Arial" w:eastAsia="Arial" w:hAnsi="Arial" w:cs="Arial"/>
        </w:rPr>
        <w:t>Artificial Intelligence</w:t>
      </w:r>
      <w:r>
        <w:rPr>
          <w:rFonts w:ascii="Arial" w:eastAsia="Arial" w:hAnsi="Arial" w:cs="Arial"/>
          <w:b/>
        </w:rPr>
        <w:t xml:space="preserve">          COURSE CODE: </w:t>
      </w:r>
      <w:r>
        <w:rPr>
          <w:rFonts w:ascii="Arial" w:eastAsia="Arial" w:hAnsi="Arial" w:cs="Arial"/>
        </w:rPr>
        <w:t>CSA17</w:t>
      </w:r>
    </w:p>
    <w:p w14:paraId="6B0EC9FA" w14:textId="77777777" w:rsidR="00DB73C8" w:rsidRDefault="00000000">
      <w:pPr>
        <w:spacing w:after="432"/>
        <w:ind w:left="-365" w:hanging="10"/>
      </w:pPr>
      <w:r>
        <w:rPr>
          <w:rFonts w:ascii="Arial" w:eastAsia="Arial" w:hAnsi="Arial" w:cs="Arial"/>
          <w:b/>
        </w:rPr>
        <w:t>QUESTIONS: 2</w:t>
      </w:r>
      <w:r>
        <w:rPr>
          <w:rFonts w:ascii="Arial" w:eastAsia="Arial" w:hAnsi="Arial" w:cs="Arial"/>
        </w:rPr>
        <w:t xml:space="preserve">                                    Duration: 45 Minutes</w:t>
      </w:r>
      <w:r>
        <w:rPr>
          <w:rFonts w:ascii="Arial" w:eastAsia="Arial" w:hAnsi="Arial" w:cs="Arial"/>
          <w:b/>
        </w:rPr>
        <w:t xml:space="preserve">          Total Marks: 20</w:t>
      </w:r>
    </w:p>
    <w:tbl>
      <w:tblPr>
        <w:tblStyle w:val="TableGrid"/>
        <w:tblW w:w="9360" w:type="dxa"/>
        <w:tblInd w:w="-480" w:type="dxa"/>
        <w:tblCellMar>
          <w:top w:w="12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4"/>
        <w:gridCol w:w="1252"/>
        <w:gridCol w:w="1776"/>
        <w:gridCol w:w="1776"/>
        <w:gridCol w:w="2172"/>
      </w:tblGrid>
      <w:tr w:rsidR="00DB73C8" w14:paraId="0E948EC5" w14:textId="77777777">
        <w:trPr>
          <w:trHeight w:val="400"/>
        </w:trPr>
        <w:tc>
          <w:tcPr>
            <w:tcW w:w="23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31677BA6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Criteria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69FF64A5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Weightage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05C509E0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Q1 (10)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73189A7B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Q2 (10)</w:t>
            </w:r>
          </w:p>
        </w:tc>
        <w:tc>
          <w:tcPr>
            <w:tcW w:w="21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11EB6529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Total Marks (20)</w:t>
            </w:r>
          </w:p>
        </w:tc>
      </w:tr>
      <w:tr w:rsidR="00DB73C8" w14:paraId="7B6EFDEB" w14:textId="77777777">
        <w:trPr>
          <w:trHeight w:val="630"/>
        </w:trPr>
        <w:tc>
          <w:tcPr>
            <w:tcW w:w="23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435C9DF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Understanding of Concepts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E8E5397" w14:textId="77777777" w:rsidR="00DB73C8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sz w:val="20"/>
              </w:rPr>
              <w:t>25% (2.5)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529B121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B7D20B1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21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A5C211C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/5</w:t>
            </w:r>
          </w:p>
        </w:tc>
      </w:tr>
      <w:tr w:rsidR="00DB73C8" w14:paraId="6C1B419E" w14:textId="77777777">
        <w:trPr>
          <w:trHeight w:val="400"/>
        </w:trPr>
        <w:tc>
          <w:tcPr>
            <w:tcW w:w="23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6C101CE6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Explanation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41319F90" w14:textId="77777777" w:rsidR="00DB73C8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sz w:val="20"/>
              </w:rPr>
              <w:t>25% (2.5)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27C32278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040E1031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/2.5</w:t>
            </w:r>
          </w:p>
        </w:tc>
        <w:tc>
          <w:tcPr>
            <w:tcW w:w="21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2A8FDCED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/5</w:t>
            </w:r>
          </w:p>
        </w:tc>
      </w:tr>
      <w:tr w:rsidR="00DB73C8" w14:paraId="3C2E171C" w14:textId="77777777">
        <w:trPr>
          <w:trHeight w:val="400"/>
        </w:trPr>
        <w:tc>
          <w:tcPr>
            <w:tcW w:w="23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CB13C36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Application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65FE085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20% (2)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73546BB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1E72371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  <w:tc>
          <w:tcPr>
            <w:tcW w:w="21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B475FAC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/4</w:t>
            </w:r>
          </w:p>
        </w:tc>
      </w:tr>
      <w:tr w:rsidR="00DB73C8" w14:paraId="28F09240" w14:textId="77777777">
        <w:trPr>
          <w:trHeight w:val="400"/>
        </w:trPr>
        <w:tc>
          <w:tcPr>
            <w:tcW w:w="23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4F396DE7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Organization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693A23DD" w14:textId="77777777" w:rsidR="00DB73C8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sz w:val="20"/>
              </w:rPr>
              <w:t>15% (1.5)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767EB32B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/1.5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75AC694F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/1.5</w:t>
            </w:r>
          </w:p>
        </w:tc>
        <w:tc>
          <w:tcPr>
            <w:tcW w:w="21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72510318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/3</w:t>
            </w:r>
          </w:p>
        </w:tc>
      </w:tr>
      <w:tr w:rsidR="00DB73C8" w14:paraId="027365EE" w14:textId="77777777">
        <w:trPr>
          <w:trHeight w:val="400"/>
        </w:trPr>
        <w:tc>
          <w:tcPr>
            <w:tcW w:w="23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02775B2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Accuracy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4DAFC56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10% (1)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00F64CF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/1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99B0C87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/1</w:t>
            </w:r>
          </w:p>
        </w:tc>
        <w:tc>
          <w:tcPr>
            <w:tcW w:w="21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C3C5AC8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/2</w:t>
            </w:r>
          </w:p>
        </w:tc>
      </w:tr>
      <w:tr w:rsidR="00DB73C8" w14:paraId="1A2F17E2" w14:textId="77777777">
        <w:trPr>
          <w:trHeight w:val="400"/>
        </w:trPr>
        <w:tc>
          <w:tcPr>
            <w:tcW w:w="23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201A0293" w14:textId="77777777" w:rsidR="00DB73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Clarity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20E19434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5% (0.5)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08FF4E5C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/0.5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456DCD21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/0.5</w:t>
            </w:r>
          </w:p>
        </w:tc>
        <w:tc>
          <w:tcPr>
            <w:tcW w:w="21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</w:tcPr>
          <w:p w14:paraId="20633D30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/1</w:t>
            </w:r>
          </w:p>
        </w:tc>
      </w:tr>
      <w:tr w:rsidR="00DB73C8" w14:paraId="1A1358A5" w14:textId="77777777">
        <w:trPr>
          <w:trHeight w:val="400"/>
        </w:trPr>
        <w:tc>
          <w:tcPr>
            <w:tcW w:w="23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1BB3EA7B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Total per Question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60373F0F" w14:textId="77777777" w:rsidR="00DB73C8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10 Marks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427AFC23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/10</w:t>
            </w:r>
          </w:p>
        </w:tc>
        <w:tc>
          <w:tcPr>
            <w:tcW w:w="17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0327B4D1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/10</w:t>
            </w:r>
          </w:p>
        </w:tc>
        <w:tc>
          <w:tcPr>
            <w:tcW w:w="21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14:paraId="25507132" w14:textId="77777777" w:rsidR="00DB73C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/20</w:t>
            </w:r>
          </w:p>
        </w:tc>
      </w:tr>
    </w:tbl>
    <w:p w14:paraId="733C7560" w14:textId="77777777" w:rsidR="00DB73C8" w:rsidRDefault="00000000">
      <w:pPr>
        <w:spacing w:after="0"/>
        <w:ind w:left="3855"/>
      </w:pPr>
      <w:r>
        <w:rPr>
          <w:noProof/>
        </w:rPr>
        <w:lastRenderedPageBreak/>
        <w:drawing>
          <wp:inline distT="0" distB="0" distL="0" distR="0" wp14:anchorId="2F22D23B" wp14:editId="65E7E82A">
            <wp:extent cx="1043940" cy="103632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3C8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113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FE7B5" w14:textId="77777777" w:rsidR="00392DA4" w:rsidRDefault="00392DA4">
      <w:pPr>
        <w:spacing w:after="0" w:line="240" w:lineRule="auto"/>
      </w:pPr>
      <w:r>
        <w:separator/>
      </w:r>
    </w:p>
  </w:endnote>
  <w:endnote w:type="continuationSeparator" w:id="0">
    <w:p w14:paraId="3DC714C8" w14:textId="77777777" w:rsidR="00392DA4" w:rsidRDefault="00392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6B90C" w14:textId="77777777" w:rsidR="00392DA4" w:rsidRDefault="00392DA4">
      <w:pPr>
        <w:spacing w:after="0" w:line="240" w:lineRule="auto"/>
      </w:pPr>
      <w:r>
        <w:separator/>
      </w:r>
    </w:p>
  </w:footnote>
  <w:footnote w:type="continuationSeparator" w:id="0">
    <w:p w14:paraId="29CA3C17" w14:textId="77777777" w:rsidR="00392DA4" w:rsidRDefault="00392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23FC" w14:textId="77777777" w:rsidR="00DB73C8" w:rsidRDefault="00000000">
    <w:pPr>
      <w:spacing w:after="0"/>
      <w:jc w:val="center"/>
    </w:pPr>
    <w:r>
      <w:rPr>
        <w:rFonts w:ascii="Arial" w:eastAsia="Arial" w:hAnsi="Arial" w:cs="Arial"/>
        <w:b/>
        <w:color w:val="1F4E79"/>
        <w:sz w:val="28"/>
      </w:rPr>
      <w:t>SIMATS ENGINEERING</w:t>
    </w:r>
  </w:p>
  <w:p w14:paraId="0BEC3691" w14:textId="77777777" w:rsidR="00DB73C8" w:rsidRDefault="00000000">
    <w:pPr>
      <w:spacing w:after="40"/>
      <w:ind w:right="1239"/>
      <w:jc w:val="right"/>
    </w:pPr>
    <w:r>
      <w:rPr>
        <w:rFonts w:ascii="Arial" w:eastAsia="Arial" w:hAnsi="Arial" w:cs="Arial"/>
        <w:b/>
        <w:color w:val="1F4E79"/>
      </w:rPr>
      <w:t>SAVEETHA INSTITUTE OF MEDICAL AND TECHNICAL SCIENCES</w:t>
    </w:r>
  </w:p>
  <w:p w14:paraId="7FF61F1B" w14:textId="77777777" w:rsidR="00DB73C8" w:rsidRDefault="00000000">
    <w:pPr>
      <w:spacing w:after="0"/>
      <w:ind w:right="1484"/>
      <w:jc w:val="right"/>
    </w:pPr>
    <w:r>
      <w:rPr>
        <w:rFonts w:ascii="Arial" w:eastAsia="Arial" w:hAnsi="Arial" w:cs="Arial"/>
        <w:b/>
        <w:color w:val="2E75B6"/>
      </w:rPr>
      <w:t>DEPARTMENT OF COMPUTER SCIENCE AND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C88E8" w14:textId="77777777" w:rsidR="00DB73C8" w:rsidRDefault="00000000">
    <w:pPr>
      <w:spacing w:after="0"/>
      <w:jc w:val="center"/>
    </w:pPr>
    <w:r>
      <w:rPr>
        <w:rFonts w:ascii="Arial" w:eastAsia="Arial" w:hAnsi="Arial" w:cs="Arial"/>
        <w:b/>
        <w:color w:val="1F4E79"/>
        <w:sz w:val="28"/>
      </w:rPr>
      <w:t>SIMATS ENGINEERING</w:t>
    </w:r>
  </w:p>
  <w:p w14:paraId="2A0D1389" w14:textId="77777777" w:rsidR="00DB73C8" w:rsidRDefault="00000000">
    <w:pPr>
      <w:spacing w:after="40"/>
      <w:ind w:right="1239"/>
      <w:jc w:val="right"/>
    </w:pPr>
    <w:r>
      <w:rPr>
        <w:rFonts w:ascii="Arial" w:eastAsia="Arial" w:hAnsi="Arial" w:cs="Arial"/>
        <w:b/>
        <w:color w:val="1F4E79"/>
      </w:rPr>
      <w:t>SAVEETHA INSTITUTE OF MEDICAL AND TECHNICAL SCIENCES</w:t>
    </w:r>
  </w:p>
  <w:p w14:paraId="52B32DC9" w14:textId="77777777" w:rsidR="00DB73C8" w:rsidRDefault="00000000">
    <w:pPr>
      <w:spacing w:after="0"/>
      <w:ind w:right="1484"/>
      <w:jc w:val="right"/>
    </w:pPr>
    <w:r>
      <w:rPr>
        <w:rFonts w:ascii="Arial" w:eastAsia="Arial" w:hAnsi="Arial" w:cs="Arial"/>
        <w:b/>
        <w:color w:val="2E75B6"/>
      </w:rPr>
      <w:t>DEPARTMENT OF COMPUTER SCIENCE AND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FA681" w14:textId="77777777" w:rsidR="00DB73C8" w:rsidRDefault="00000000">
    <w:pPr>
      <w:spacing w:after="0"/>
      <w:jc w:val="center"/>
    </w:pPr>
    <w:r>
      <w:rPr>
        <w:rFonts w:ascii="Arial" w:eastAsia="Arial" w:hAnsi="Arial" w:cs="Arial"/>
        <w:b/>
        <w:color w:val="1F4E79"/>
        <w:sz w:val="28"/>
      </w:rPr>
      <w:t>SIMATS ENGINEERING</w:t>
    </w:r>
  </w:p>
  <w:p w14:paraId="10435E0F" w14:textId="77777777" w:rsidR="00DB73C8" w:rsidRDefault="00000000">
    <w:pPr>
      <w:spacing w:after="40"/>
      <w:ind w:right="1239"/>
      <w:jc w:val="right"/>
    </w:pPr>
    <w:r>
      <w:rPr>
        <w:rFonts w:ascii="Arial" w:eastAsia="Arial" w:hAnsi="Arial" w:cs="Arial"/>
        <w:b/>
        <w:color w:val="1F4E79"/>
      </w:rPr>
      <w:t>SAVEETHA INSTITUTE OF MEDICAL AND TECHNICAL SCIENCES</w:t>
    </w:r>
  </w:p>
  <w:p w14:paraId="037C2BF6" w14:textId="77777777" w:rsidR="00DB73C8" w:rsidRDefault="00000000">
    <w:pPr>
      <w:spacing w:after="0"/>
      <w:ind w:right="1484"/>
      <w:jc w:val="right"/>
    </w:pPr>
    <w:r>
      <w:rPr>
        <w:rFonts w:ascii="Arial" w:eastAsia="Arial" w:hAnsi="Arial" w:cs="Arial"/>
        <w:b/>
        <w:color w:val="2E75B6"/>
      </w:rPr>
      <w:t>DEPARTMENT OF COMPUTER SCIENCE AND ENGINEERING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usagani sharath">
    <w15:presenceInfo w15:providerId="Windows Live" w15:userId="379ce87d787497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3C8"/>
    <w:rsid w:val="00273C81"/>
    <w:rsid w:val="00392DA4"/>
    <w:rsid w:val="00DB73C8"/>
    <w:rsid w:val="00FD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1B2E9"/>
  <w15:docId w15:val="{BF325A0B-52B3-4C87-9C1B-9961E088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65" w:lineRule="auto"/>
      <w:ind w:left="3014" w:hanging="10"/>
      <w:outlineLvl w:val="0"/>
    </w:pPr>
    <w:rPr>
      <w:rFonts w:ascii="Arial" w:eastAsia="Arial" w:hAnsi="Arial" w:cs="Arial"/>
      <w:b/>
      <w:color w:val="1F4E79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1" w:line="265" w:lineRule="auto"/>
      <w:ind w:left="3016" w:hanging="10"/>
      <w:outlineLvl w:val="1"/>
    </w:pPr>
    <w:rPr>
      <w:rFonts w:ascii="Arial" w:eastAsia="Arial" w:hAnsi="Arial" w:cs="Arial"/>
      <w:b/>
      <w:color w:val="1F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FD59D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cp:lastModifiedBy>busagani sharath</cp:lastModifiedBy>
  <cp:revision>3</cp:revision>
  <dcterms:created xsi:type="dcterms:W3CDTF">2026-07-28T03:58:00Z</dcterms:created>
  <dcterms:modified xsi:type="dcterms:W3CDTF">2026-07-28T03:58:00Z</dcterms:modified>
</cp:coreProperties>
</file>