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FDD6" w14:textId="77777777" w:rsidR="009A4DFE" w:rsidRDefault="00DE55D4">
      <w:pPr>
        <w:pStyle w:val="Heading2"/>
        <w:spacing w:before="75"/>
        <w:ind w:right="808"/>
        <w:jc w:val="center"/>
      </w:pPr>
      <w:bookmarkStart w:id="0" w:name="SIMATS_ENGINEERING"/>
      <w:bookmarkStart w:id="1" w:name="ASSESSMENT_TOOL_1"/>
      <w:bookmarkEnd w:id="0"/>
      <w:bookmarkEnd w:id="1"/>
      <w:r>
        <w:t>SIMATS</w:t>
      </w:r>
      <w:r>
        <w:rPr>
          <w:spacing w:val="-6"/>
        </w:rPr>
        <w:t xml:space="preserve"> </w:t>
      </w:r>
      <w:r>
        <w:rPr>
          <w:spacing w:val="-2"/>
        </w:rPr>
        <w:t>ENGINEERING</w:t>
      </w:r>
    </w:p>
    <w:p w14:paraId="556BD82D" w14:textId="77777777" w:rsidR="009A4DFE" w:rsidRDefault="00DE55D4">
      <w:pPr>
        <w:pStyle w:val="Heading4"/>
        <w:spacing w:before="5"/>
        <w:ind w:left="578"/>
        <w:rPr>
          <w:u w:val="none"/>
        </w:rPr>
      </w:pPr>
      <w:bookmarkStart w:id="2" w:name="COURSE_NAME:_Artificial_Intelligence_COU"/>
      <w:bookmarkEnd w:id="2"/>
      <w:r>
        <w:rPr>
          <w:u w:val="none"/>
        </w:rPr>
        <w:t>ASSESSMENT</w:t>
      </w:r>
      <w:r>
        <w:rPr>
          <w:spacing w:val="6"/>
          <w:u w:val="none"/>
        </w:rPr>
        <w:t xml:space="preserve"> </w:t>
      </w:r>
      <w:r>
        <w:rPr>
          <w:u w:val="none"/>
        </w:rPr>
        <w:t>TOOL</w:t>
      </w:r>
      <w:r>
        <w:rPr>
          <w:spacing w:val="9"/>
          <w:u w:val="none"/>
        </w:rPr>
        <w:t xml:space="preserve"> </w:t>
      </w:r>
      <w:r>
        <w:rPr>
          <w:spacing w:val="-10"/>
          <w:u w:val="none"/>
        </w:rPr>
        <w:t>1</w:t>
      </w:r>
    </w:p>
    <w:p w14:paraId="25512398" w14:textId="77777777" w:rsidR="009A4DFE" w:rsidRDefault="009A4DFE">
      <w:pPr>
        <w:pStyle w:val="BodyText"/>
        <w:rPr>
          <w:b/>
          <w:sz w:val="26"/>
        </w:rPr>
      </w:pPr>
    </w:p>
    <w:p w14:paraId="34CF519D" w14:textId="77777777" w:rsidR="009A4DFE" w:rsidRDefault="009A4DFE">
      <w:pPr>
        <w:pStyle w:val="BodyText"/>
        <w:spacing w:before="144"/>
        <w:rPr>
          <w:b/>
          <w:sz w:val="26"/>
        </w:rPr>
      </w:pPr>
    </w:p>
    <w:p w14:paraId="107AD43F" w14:textId="77777777" w:rsidR="009A4DFE" w:rsidRDefault="00DE55D4">
      <w:pPr>
        <w:tabs>
          <w:tab w:val="left" w:pos="3035"/>
          <w:tab w:val="left" w:pos="6494"/>
        </w:tabs>
        <w:spacing w:before="1"/>
        <w:ind w:left="998"/>
        <w:rPr>
          <w:rFonts w:ascii="Arial"/>
          <w:b/>
        </w:rPr>
      </w:pPr>
      <w:r>
        <w:rPr>
          <w:rFonts w:ascii="Arial"/>
          <w:b/>
        </w:rPr>
        <w:t>COURSE</w:t>
      </w:r>
      <w:r>
        <w:rPr>
          <w:rFonts w:ascii="Arial"/>
          <w:b/>
          <w:spacing w:val="16"/>
        </w:rPr>
        <w:t xml:space="preserve"> </w:t>
      </w:r>
      <w:r>
        <w:rPr>
          <w:rFonts w:ascii="Arial"/>
          <w:b/>
          <w:spacing w:val="-4"/>
        </w:rPr>
        <w:t>NAME:</w:t>
      </w:r>
      <w:r>
        <w:rPr>
          <w:rFonts w:ascii="Arial"/>
          <w:b/>
        </w:rPr>
        <w:tab/>
        <w:t>Artificial</w:t>
      </w:r>
      <w:r>
        <w:rPr>
          <w:rFonts w:ascii="Arial"/>
          <w:b/>
          <w:spacing w:val="22"/>
        </w:rPr>
        <w:t xml:space="preserve"> </w:t>
      </w:r>
      <w:r>
        <w:rPr>
          <w:rFonts w:ascii="Arial"/>
          <w:b/>
          <w:spacing w:val="-2"/>
        </w:rPr>
        <w:t>Intelligence</w:t>
      </w:r>
      <w:r>
        <w:rPr>
          <w:rFonts w:ascii="Arial"/>
          <w:b/>
        </w:rPr>
        <w:tab/>
        <w:t>COURSE</w:t>
      </w:r>
      <w:r>
        <w:rPr>
          <w:rFonts w:ascii="Arial"/>
          <w:b/>
          <w:spacing w:val="13"/>
        </w:rPr>
        <w:t xml:space="preserve"> </w:t>
      </w:r>
      <w:r>
        <w:rPr>
          <w:rFonts w:ascii="Arial"/>
          <w:b/>
        </w:rPr>
        <w:t>CODE:</w:t>
      </w:r>
      <w:r>
        <w:rPr>
          <w:rFonts w:ascii="Arial"/>
          <w:b/>
          <w:spacing w:val="19"/>
        </w:rPr>
        <w:t xml:space="preserve"> </w:t>
      </w:r>
      <w:r>
        <w:rPr>
          <w:rFonts w:ascii="Arial"/>
          <w:b/>
          <w:spacing w:val="-2"/>
        </w:rPr>
        <w:t>CSA17</w:t>
      </w:r>
    </w:p>
    <w:p w14:paraId="532D310E" w14:textId="77777777" w:rsidR="009A4DFE" w:rsidRDefault="009A4DFE">
      <w:pPr>
        <w:pStyle w:val="BodyText"/>
        <w:rPr>
          <w:rFonts w:ascii="Arial"/>
          <w:b/>
          <w:sz w:val="20"/>
        </w:rPr>
      </w:pPr>
    </w:p>
    <w:p w14:paraId="07BFBA75" w14:textId="77777777" w:rsidR="009A4DFE" w:rsidRDefault="009A4DFE">
      <w:pPr>
        <w:pStyle w:val="BodyText"/>
        <w:rPr>
          <w:rFonts w:ascii="Arial"/>
          <w:b/>
          <w:sz w:val="20"/>
        </w:rPr>
      </w:pPr>
    </w:p>
    <w:p w14:paraId="6160E235" w14:textId="298EBAA4" w:rsidR="009A4DFE" w:rsidRDefault="00DE55D4">
      <w:pPr>
        <w:pStyle w:val="BodyText"/>
        <w:spacing w:before="7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55FBA74" wp14:editId="7480EF78">
                <wp:simplePos x="0" y="0"/>
                <wp:positionH relativeFrom="page">
                  <wp:posOffset>862148</wp:posOffset>
                </wp:positionH>
                <wp:positionV relativeFrom="paragraph">
                  <wp:posOffset>207094</wp:posOffset>
                </wp:positionV>
                <wp:extent cx="5406390" cy="1333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6390" cy="13335"/>
                        </a:xfrm>
                        <a:custGeom>
                          <a:avLst/>
                          <a:gdLst/>
                          <a:ahLst/>
                          <a:cxnLst/>
                          <a:rect l="l" t="t" r="r" b="b"/>
                          <a:pathLst>
                            <a:path w="5406390" h="13335">
                              <a:moveTo>
                                <a:pt x="0" y="13171"/>
                              </a:moveTo>
                              <a:lnTo>
                                <a:pt x="5405791" y="13171"/>
                              </a:lnTo>
                              <a:lnTo>
                                <a:pt x="5405791" y="0"/>
                              </a:lnTo>
                              <a:lnTo>
                                <a:pt x="0" y="0"/>
                              </a:lnTo>
                              <a:lnTo>
                                <a:pt x="0" y="13171"/>
                              </a:lnTo>
                              <a:close/>
                            </a:path>
                          </a:pathLst>
                        </a:custGeom>
                        <a:ln w="119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10786" id="Graphic 1" o:spid="_x0000_s1026" style="position:absolute;margin-left:67.9pt;margin-top:16.3pt;width:425.7pt;height:1.0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0639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" path="m,13171r5405791,l5405791,,,,,13171xe" filled="f" strokeweight=".33261mm">
                <v:path arrowok="t"/>
                <w10:wrap type="topAndBottom" anchorx="page"/>
              </v:shape>
            </w:pict>
          </mc:Fallback>
        </mc:AlternateContent>
      </w:r>
    </w:p>
    <w:p w14:paraId="5CD304F0" w14:textId="77777777" w:rsidR="009A4DFE" w:rsidRDefault="009A4DFE">
      <w:pPr>
        <w:pStyle w:val="BodyText"/>
        <w:spacing w:before="230"/>
        <w:rPr>
          <w:rFonts w:ascii="Arial"/>
          <w:b/>
          <w:sz w:val="22"/>
        </w:rPr>
      </w:pPr>
    </w:p>
    <w:p w14:paraId="2671446E" w14:textId="77777777" w:rsidR="009A4DFE" w:rsidRDefault="00DE55D4">
      <w:pPr>
        <w:ind w:left="998"/>
        <w:rPr>
          <w:rFonts w:ascii="Arial"/>
          <w:b/>
        </w:rPr>
      </w:pPr>
      <w:bookmarkStart w:id="3" w:name="COURSE_OUTCOME_COVERED"/>
      <w:bookmarkEnd w:id="3"/>
      <w:r>
        <w:rPr>
          <w:rFonts w:ascii="Arial"/>
          <w:b/>
        </w:rPr>
        <w:t>COURSE</w:t>
      </w:r>
      <w:r>
        <w:rPr>
          <w:rFonts w:ascii="Arial"/>
          <w:b/>
          <w:spacing w:val="20"/>
        </w:rPr>
        <w:t xml:space="preserve"> </w:t>
      </w:r>
      <w:r>
        <w:rPr>
          <w:rFonts w:ascii="Arial"/>
          <w:b/>
        </w:rPr>
        <w:t>OUTCOME</w:t>
      </w:r>
      <w:r>
        <w:rPr>
          <w:rFonts w:ascii="Arial"/>
          <w:b/>
          <w:spacing w:val="21"/>
        </w:rPr>
        <w:t xml:space="preserve"> </w:t>
      </w:r>
      <w:r>
        <w:rPr>
          <w:rFonts w:ascii="Arial"/>
          <w:b/>
          <w:spacing w:val="-2"/>
        </w:rPr>
        <w:t>COVERED</w:t>
      </w:r>
    </w:p>
    <w:p w14:paraId="625AF03F" w14:textId="77777777" w:rsidR="009A4DFE" w:rsidRDefault="009A4DFE">
      <w:pPr>
        <w:pStyle w:val="BodyText"/>
        <w:spacing w:before="55"/>
        <w:rPr>
          <w:rFonts w:ascii="Arial"/>
          <w:b/>
          <w:sz w:val="22"/>
        </w:rPr>
      </w:pPr>
    </w:p>
    <w:p w14:paraId="55BF9B3E" w14:textId="77777777" w:rsidR="009A4DFE" w:rsidRDefault="00DE55D4">
      <w:pPr>
        <w:spacing w:line="244" w:lineRule="auto"/>
        <w:ind w:left="998" w:right="1335"/>
        <w:rPr>
          <w:rFonts w:ascii="Arial"/>
          <w:i/>
          <w:sz w:val="19"/>
        </w:rPr>
      </w:pPr>
      <w:r>
        <w:rPr>
          <w:rFonts w:ascii="Arial"/>
          <w:b/>
          <w:i/>
        </w:rPr>
        <w:t xml:space="preserve">CO1: </w:t>
      </w:r>
      <w:r>
        <w:rPr>
          <w:rFonts w:ascii="Arial MT"/>
        </w:rPr>
        <w:t xml:space="preserve">Apply AI basics such as intelligent agents and uninformed search methods to </w:t>
      </w:r>
      <w:r>
        <w:rPr>
          <w:rFonts w:ascii="Arial MT"/>
          <w:position w:val="1"/>
        </w:rPr>
        <w:t>solve problems effectively.</w:t>
      </w:r>
      <w:r>
        <w:rPr>
          <w:rFonts w:ascii="Arial MT"/>
          <w:spacing w:val="40"/>
          <w:position w:val="1"/>
        </w:rPr>
        <w:t xml:space="preserve"> </w:t>
      </w:r>
      <w:r>
        <w:rPr>
          <w:rFonts w:ascii="Arial"/>
          <w:i/>
          <w:sz w:val="19"/>
        </w:rPr>
        <w:t>(BL3)</w:t>
      </w:r>
    </w:p>
    <w:p w14:paraId="32B38B1E" w14:textId="77777777" w:rsidR="009A4DFE" w:rsidRDefault="009A4DFE">
      <w:pPr>
        <w:pStyle w:val="BodyText"/>
        <w:spacing w:before="83"/>
        <w:rPr>
          <w:rFonts w:ascii="Arial"/>
          <w:i/>
          <w:sz w:val="22"/>
        </w:rPr>
      </w:pPr>
    </w:p>
    <w:p w14:paraId="2CECBF76" w14:textId="77777777" w:rsidR="009A4DFE" w:rsidRDefault="00DE55D4">
      <w:pPr>
        <w:spacing w:before="1"/>
        <w:ind w:left="998"/>
        <w:rPr>
          <w:rFonts w:ascii="Arial"/>
          <w:i/>
        </w:rPr>
      </w:pPr>
      <w:r>
        <w:rPr>
          <w:rFonts w:ascii="Arial"/>
          <w:i/>
        </w:rPr>
        <w:t>Assessment</w:t>
      </w:r>
      <w:r>
        <w:rPr>
          <w:rFonts w:ascii="Arial"/>
          <w:i/>
          <w:spacing w:val="18"/>
        </w:rPr>
        <w:t xml:space="preserve"> </w:t>
      </w:r>
      <w:r>
        <w:rPr>
          <w:rFonts w:ascii="Arial"/>
          <w:i/>
        </w:rPr>
        <w:t>Tool</w:t>
      </w:r>
      <w:r>
        <w:rPr>
          <w:rFonts w:ascii="Arial"/>
          <w:i/>
          <w:spacing w:val="12"/>
        </w:rPr>
        <w:t xml:space="preserve"> </w:t>
      </w:r>
      <w:r>
        <w:rPr>
          <w:rFonts w:ascii="Arial"/>
          <w:i/>
        </w:rPr>
        <w:t>Weightage:</w:t>
      </w:r>
      <w:r>
        <w:rPr>
          <w:rFonts w:ascii="Arial"/>
          <w:i/>
          <w:spacing w:val="25"/>
        </w:rPr>
        <w:t xml:space="preserve"> </w:t>
      </w:r>
      <w:r>
        <w:rPr>
          <w:rFonts w:ascii="Arial"/>
          <w:i/>
          <w:spacing w:val="-5"/>
        </w:rPr>
        <w:t>40%</w:t>
      </w:r>
    </w:p>
    <w:p w14:paraId="1179E93D" w14:textId="466C8BA9" w:rsidR="009A4DFE" w:rsidRDefault="00DE55D4">
      <w:pPr>
        <w:pStyle w:val="BodyText"/>
        <w:spacing w:before="7"/>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116FCE33" wp14:editId="09463AE5">
                <wp:simplePos x="0" y="0"/>
                <wp:positionH relativeFrom="page">
                  <wp:posOffset>862148</wp:posOffset>
                </wp:positionH>
                <wp:positionV relativeFrom="paragraph">
                  <wp:posOffset>166003</wp:posOffset>
                </wp:positionV>
                <wp:extent cx="5406390" cy="1333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6390" cy="13335"/>
                        </a:xfrm>
                        <a:custGeom>
                          <a:avLst/>
                          <a:gdLst/>
                          <a:ahLst/>
                          <a:cxnLst/>
                          <a:rect l="l" t="t" r="r" b="b"/>
                          <a:pathLst>
                            <a:path w="5406390" h="13335">
                              <a:moveTo>
                                <a:pt x="0" y="13171"/>
                              </a:moveTo>
                              <a:lnTo>
                                <a:pt x="5405791" y="13171"/>
                              </a:lnTo>
                              <a:lnTo>
                                <a:pt x="5405791" y="0"/>
                              </a:lnTo>
                              <a:lnTo>
                                <a:pt x="0" y="0"/>
                              </a:lnTo>
                              <a:lnTo>
                                <a:pt x="0" y="13171"/>
                              </a:lnTo>
                              <a:close/>
                            </a:path>
                          </a:pathLst>
                        </a:custGeom>
                        <a:ln w="119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BE50E" id="Graphic 2" o:spid="_x0000_s1026" style="position:absolute;margin-left:67.9pt;margin-top:13.05pt;width:425.7pt;height:1.0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0639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" path="m,13171r5405791,l5405791,,,,,13171xe" filled="f" strokeweight=".33261mm">
                <v:path arrowok="t"/>
                <w10:wrap type="topAndBottom" anchorx="page"/>
              </v:shape>
            </w:pict>
          </mc:Fallback>
        </mc:AlternateContent>
      </w:r>
    </w:p>
    <w:p w14:paraId="0CF574B2" w14:textId="77777777" w:rsidR="009A4DFE" w:rsidRDefault="009A4DFE">
      <w:pPr>
        <w:pStyle w:val="BodyText"/>
        <w:spacing w:before="229"/>
        <w:rPr>
          <w:rFonts w:ascii="Arial"/>
          <w:i/>
          <w:sz w:val="22"/>
        </w:rPr>
      </w:pPr>
    </w:p>
    <w:p w14:paraId="3F8A9898" w14:textId="77777777" w:rsidR="009A4DFE" w:rsidRDefault="00DE55D4">
      <w:pPr>
        <w:tabs>
          <w:tab w:val="left" w:pos="7119"/>
        </w:tabs>
        <w:ind w:left="1007"/>
        <w:rPr>
          <w:rFonts w:ascii="Arial"/>
          <w:b/>
        </w:rPr>
      </w:pPr>
      <w:bookmarkStart w:id="4" w:name="QUESTIONS:_5_Duration_:_1_Hour"/>
      <w:bookmarkEnd w:id="4"/>
      <w:r>
        <w:rPr>
          <w:rFonts w:ascii="Arial"/>
          <w:b/>
        </w:rPr>
        <w:t>QUESTIONS:</w:t>
      </w:r>
      <w:r>
        <w:rPr>
          <w:rFonts w:ascii="Arial"/>
          <w:b/>
          <w:spacing w:val="27"/>
        </w:rPr>
        <w:t xml:space="preserve"> </w:t>
      </w:r>
      <w:r>
        <w:rPr>
          <w:rFonts w:ascii="Arial"/>
          <w:b/>
          <w:spacing w:val="-10"/>
        </w:rPr>
        <w:t>5</w:t>
      </w:r>
      <w:r>
        <w:rPr>
          <w:rFonts w:ascii="Arial"/>
          <w:b/>
        </w:rPr>
        <w:tab/>
      </w:r>
      <w:proofErr w:type="gramStart"/>
      <w:r>
        <w:rPr>
          <w:rFonts w:ascii="Arial"/>
          <w:b/>
        </w:rPr>
        <w:t>Duration</w:t>
      </w:r>
      <w:r>
        <w:rPr>
          <w:rFonts w:ascii="Arial"/>
          <w:b/>
          <w:spacing w:val="4"/>
        </w:rPr>
        <w:t xml:space="preserve"> </w:t>
      </w:r>
      <w:r>
        <w:rPr>
          <w:rFonts w:ascii="Arial"/>
          <w:b/>
        </w:rPr>
        <w:t>:</w:t>
      </w:r>
      <w:proofErr w:type="gramEnd"/>
      <w:r>
        <w:rPr>
          <w:rFonts w:ascii="Arial"/>
          <w:b/>
          <w:spacing w:val="9"/>
        </w:rPr>
        <w:t xml:space="preserve"> </w:t>
      </w:r>
      <w:r>
        <w:rPr>
          <w:rFonts w:ascii="Arial"/>
          <w:b/>
        </w:rPr>
        <w:t>1</w:t>
      </w:r>
      <w:r>
        <w:rPr>
          <w:rFonts w:ascii="Arial"/>
          <w:b/>
          <w:spacing w:val="10"/>
        </w:rPr>
        <w:t xml:space="preserve"> </w:t>
      </w:r>
      <w:r>
        <w:rPr>
          <w:rFonts w:ascii="Arial"/>
          <w:b/>
          <w:spacing w:val="-4"/>
        </w:rPr>
        <w:t>Hour</w:t>
      </w:r>
    </w:p>
    <w:p w14:paraId="430CE772" w14:textId="77777777" w:rsidR="009A4DFE" w:rsidRDefault="00DE55D4">
      <w:pPr>
        <w:spacing w:before="6"/>
        <w:ind w:left="7110"/>
        <w:rPr>
          <w:rFonts w:ascii="Arial"/>
          <w:b/>
        </w:rPr>
      </w:pPr>
      <w:r>
        <w:rPr>
          <w:rFonts w:ascii="Arial"/>
          <w:b/>
        </w:rPr>
        <w:t>Total</w:t>
      </w:r>
      <w:r>
        <w:rPr>
          <w:rFonts w:ascii="Arial"/>
          <w:b/>
          <w:spacing w:val="12"/>
        </w:rPr>
        <w:t xml:space="preserve"> </w:t>
      </w:r>
      <w:r>
        <w:rPr>
          <w:rFonts w:ascii="Arial"/>
          <w:b/>
          <w:spacing w:val="-2"/>
        </w:rPr>
        <w:t>Marks:50</w:t>
      </w:r>
    </w:p>
    <w:p w14:paraId="6117CD4A" w14:textId="77777777" w:rsidR="009A4DFE" w:rsidRDefault="009A4DFE">
      <w:pPr>
        <w:pStyle w:val="BodyText"/>
        <w:spacing w:before="19"/>
        <w:rPr>
          <w:rFonts w:ascii="Arial"/>
          <w:b/>
          <w:sz w:val="22"/>
        </w:rPr>
      </w:pPr>
    </w:p>
    <w:p w14:paraId="692B77A8" w14:textId="77777777" w:rsidR="009A4DFE" w:rsidRDefault="00DE55D4">
      <w:pPr>
        <w:ind w:right="808"/>
        <w:jc w:val="center"/>
        <w:rPr>
          <w:rFonts w:ascii="Arial MT"/>
        </w:rPr>
      </w:pPr>
      <w:bookmarkStart w:id="5" w:name="Analytical_Problem_Solving"/>
      <w:bookmarkEnd w:id="5"/>
      <w:r>
        <w:rPr>
          <w:rFonts w:ascii="Arial MT"/>
        </w:rPr>
        <w:t>Annexure</w:t>
      </w:r>
      <w:r>
        <w:rPr>
          <w:rFonts w:ascii="Arial MT"/>
          <w:spacing w:val="16"/>
        </w:rPr>
        <w:t xml:space="preserve"> </w:t>
      </w:r>
      <w:r>
        <w:rPr>
          <w:rFonts w:ascii="Arial MT"/>
          <w:spacing w:val="-10"/>
        </w:rPr>
        <w:t>A</w:t>
      </w:r>
    </w:p>
    <w:p w14:paraId="439A57D3" w14:textId="77777777" w:rsidR="009A4DFE" w:rsidRDefault="009A4DFE">
      <w:pPr>
        <w:pStyle w:val="BodyText"/>
        <w:spacing w:before="14"/>
        <w:rPr>
          <w:rFonts w:ascii="Arial MT"/>
          <w:sz w:val="22"/>
        </w:rPr>
      </w:pPr>
    </w:p>
    <w:p w14:paraId="132813CB" w14:textId="77777777" w:rsidR="009A4DFE" w:rsidRDefault="00DE55D4">
      <w:pPr>
        <w:pStyle w:val="Heading4"/>
        <w:rPr>
          <w:u w:val="none"/>
        </w:rPr>
      </w:pPr>
      <w:r>
        <w:t>Analytical</w:t>
      </w:r>
      <w:r>
        <w:rPr>
          <w:spacing w:val="1"/>
        </w:rPr>
        <w:t xml:space="preserve"> </w:t>
      </w:r>
      <w:r>
        <w:t>Problem</w:t>
      </w:r>
      <w:r>
        <w:rPr>
          <w:spacing w:val="4"/>
        </w:rPr>
        <w:t xml:space="preserve"> </w:t>
      </w:r>
      <w:r>
        <w:rPr>
          <w:spacing w:val="-2"/>
        </w:rPr>
        <w:t>Solving</w:t>
      </w:r>
    </w:p>
    <w:p w14:paraId="038C19EF" w14:textId="77777777" w:rsidR="009A4DFE" w:rsidRDefault="009A4DFE">
      <w:pPr>
        <w:pStyle w:val="BodyText"/>
        <w:rPr>
          <w:b/>
          <w:sz w:val="20"/>
        </w:rPr>
      </w:pPr>
    </w:p>
    <w:p w14:paraId="30CB885E" w14:textId="77777777" w:rsidR="009A4DFE" w:rsidRDefault="009A4DFE">
      <w:pPr>
        <w:pStyle w:val="BodyText"/>
        <w:rPr>
          <w:b/>
          <w:sz w:val="20"/>
        </w:rPr>
      </w:pPr>
    </w:p>
    <w:p w14:paraId="0B3B4DE0" w14:textId="77777777" w:rsidR="009A4DFE" w:rsidRDefault="009A4DFE">
      <w:pPr>
        <w:pStyle w:val="BodyText"/>
        <w:rPr>
          <w:b/>
          <w:sz w:val="20"/>
        </w:rPr>
      </w:pPr>
    </w:p>
    <w:p w14:paraId="7D27480A" w14:textId="461B18D3" w:rsidR="009A4DFE" w:rsidRDefault="00DE55D4">
      <w:pPr>
        <w:pStyle w:val="BodyText"/>
        <w:spacing w:before="96"/>
        <w:rPr>
          <w:b/>
          <w:sz w:val="20"/>
        </w:rPr>
      </w:pPr>
      <w:r>
        <w:rPr>
          <w:b/>
          <w:noProof/>
          <w:sz w:val="20"/>
        </w:rPr>
        <mc:AlternateContent>
          <mc:Choice Requires="wps">
            <w:drawing>
              <wp:anchor distT="0" distB="0" distL="0" distR="0" simplePos="0" relativeHeight="487588864" behindDoc="1" locked="0" layoutInCell="1" allowOverlap="1" wp14:anchorId="664E17CA" wp14:editId="5CF38DDA">
                <wp:simplePos x="0" y="0"/>
                <wp:positionH relativeFrom="page">
                  <wp:posOffset>862148</wp:posOffset>
                </wp:positionH>
                <wp:positionV relativeFrom="paragraph">
                  <wp:posOffset>222628</wp:posOffset>
                </wp:positionV>
                <wp:extent cx="5406390" cy="1333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6390" cy="13335"/>
                        </a:xfrm>
                        <a:custGeom>
                          <a:avLst/>
                          <a:gdLst/>
                          <a:ahLst/>
                          <a:cxnLst/>
                          <a:rect l="l" t="t" r="r" b="b"/>
                          <a:pathLst>
                            <a:path w="5406390" h="13335">
                              <a:moveTo>
                                <a:pt x="0" y="13171"/>
                              </a:moveTo>
                              <a:lnTo>
                                <a:pt x="5405791" y="13171"/>
                              </a:lnTo>
                              <a:lnTo>
                                <a:pt x="5405791" y="0"/>
                              </a:lnTo>
                              <a:lnTo>
                                <a:pt x="0" y="0"/>
                              </a:lnTo>
                              <a:lnTo>
                                <a:pt x="0" y="13171"/>
                              </a:lnTo>
                              <a:close/>
                            </a:path>
                          </a:pathLst>
                        </a:custGeom>
                        <a:ln w="119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8E59D" id="Graphic 3" o:spid="_x0000_s1026" style="position:absolute;margin-left:67.9pt;margin-top:17.55pt;width:425.7pt;height:1.0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0639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" path="m,13171r5405791,l5405791,,,,,13171xe" filled="f" strokeweight=".33261mm">
                <v:path arrowok="t"/>
                <w10:wrap type="topAndBottom" anchorx="page"/>
              </v:shape>
            </w:pict>
          </mc:Fallback>
        </mc:AlternateContent>
      </w:r>
    </w:p>
    <w:p w14:paraId="67039447" w14:textId="77777777" w:rsidR="009A4DFE" w:rsidRDefault="009A4DFE">
      <w:pPr>
        <w:pStyle w:val="BodyText"/>
        <w:spacing w:before="235"/>
        <w:rPr>
          <w:b/>
          <w:sz w:val="22"/>
        </w:rPr>
      </w:pPr>
    </w:p>
    <w:p w14:paraId="0F5C5052" w14:textId="77777777" w:rsidR="009A4DFE" w:rsidRDefault="00DE55D4">
      <w:pPr>
        <w:ind w:left="998"/>
        <w:rPr>
          <w:b/>
          <w:i/>
        </w:rPr>
      </w:pPr>
      <w:bookmarkStart w:id="6" w:name="Code_of_Conduct:"/>
      <w:bookmarkEnd w:id="6"/>
      <w:r>
        <w:rPr>
          <w:b/>
          <w:i/>
        </w:rPr>
        <w:t>Code</w:t>
      </w:r>
      <w:r>
        <w:rPr>
          <w:b/>
          <w:i/>
          <w:spacing w:val="7"/>
        </w:rPr>
        <w:t xml:space="preserve"> </w:t>
      </w:r>
      <w:r>
        <w:rPr>
          <w:b/>
          <w:i/>
        </w:rPr>
        <w:t>of</w:t>
      </w:r>
      <w:r>
        <w:rPr>
          <w:b/>
          <w:i/>
          <w:spacing w:val="11"/>
        </w:rPr>
        <w:t xml:space="preserve"> </w:t>
      </w:r>
      <w:r>
        <w:rPr>
          <w:b/>
          <w:i/>
          <w:spacing w:val="-2"/>
        </w:rPr>
        <w:t>Conduct:</w:t>
      </w:r>
    </w:p>
    <w:p w14:paraId="63821C2C" w14:textId="77777777" w:rsidR="009A4DFE" w:rsidRDefault="009A4DFE">
      <w:pPr>
        <w:pStyle w:val="BodyText"/>
        <w:spacing w:before="10"/>
        <w:rPr>
          <w:b/>
          <w:i/>
          <w:sz w:val="22"/>
        </w:rPr>
      </w:pPr>
    </w:p>
    <w:p w14:paraId="117FC1A4" w14:textId="77777777" w:rsidR="009A4DFE" w:rsidRDefault="00DE55D4">
      <w:pPr>
        <w:tabs>
          <w:tab w:val="left" w:pos="4140"/>
        </w:tabs>
        <w:spacing w:line="244" w:lineRule="auto"/>
        <w:ind w:left="998" w:right="1335"/>
        <w:rPr>
          <w:i/>
        </w:rPr>
      </w:pPr>
      <w:r>
        <w:rPr>
          <w:i/>
        </w:rPr>
        <w:t xml:space="preserve">I </w:t>
      </w:r>
      <w:r>
        <w:rPr>
          <w:b/>
          <w:i/>
        </w:rPr>
        <w:t xml:space="preserve">M. </w:t>
      </w:r>
      <w:proofErr w:type="spellStart"/>
      <w:r>
        <w:rPr>
          <w:b/>
          <w:i/>
        </w:rPr>
        <w:t>Devarajulu</w:t>
      </w:r>
      <w:proofErr w:type="spellEnd"/>
      <w:r>
        <w:rPr>
          <w:b/>
          <w:i/>
        </w:rPr>
        <w:t>/192212058</w:t>
      </w:r>
      <w:r>
        <w:rPr>
          <w:b/>
          <w:i/>
          <w:u w:val="single"/>
        </w:rPr>
        <w:tab/>
      </w:r>
      <w:r>
        <w:rPr>
          <w:i/>
        </w:rPr>
        <w:t xml:space="preserve">(Name / Reg No) certify that this submission is my original </w:t>
      </w:r>
      <w:bookmarkStart w:id="7" w:name="Signature_of_the_student:"/>
      <w:bookmarkEnd w:id="7"/>
      <w:r>
        <w:rPr>
          <w:i/>
        </w:rPr>
        <w:t>work and that I have adhered</w:t>
      </w:r>
      <w:r>
        <w:rPr>
          <w:i/>
          <w:spacing w:val="34"/>
        </w:rPr>
        <w:t xml:space="preserve"> </w:t>
      </w:r>
      <w:r>
        <w:rPr>
          <w:i/>
        </w:rPr>
        <w:t>to the guidelines specified for this assessment.</w:t>
      </w:r>
    </w:p>
    <w:p w14:paraId="6D347B81" w14:textId="77777777" w:rsidR="009A4DFE" w:rsidRDefault="00DE55D4">
      <w:pPr>
        <w:spacing w:before="4"/>
        <w:ind w:left="998"/>
        <w:rPr>
          <w:i/>
        </w:rPr>
      </w:pPr>
      <w:r>
        <w:rPr>
          <w:i/>
        </w:rPr>
        <w:t>I</w:t>
      </w:r>
      <w:r>
        <w:rPr>
          <w:i/>
          <w:spacing w:val="10"/>
        </w:rPr>
        <w:t xml:space="preserve"> </w:t>
      </w:r>
      <w:r>
        <w:rPr>
          <w:i/>
        </w:rPr>
        <w:t>understand</w:t>
      </w:r>
      <w:r>
        <w:rPr>
          <w:i/>
          <w:spacing w:val="11"/>
        </w:rPr>
        <w:t xml:space="preserve"> </w:t>
      </w:r>
      <w:r>
        <w:rPr>
          <w:i/>
        </w:rPr>
        <w:t>that</w:t>
      </w:r>
      <w:r>
        <w:rPr>
          <w:i/>
          <w:spacing w:val="11"/>
        </w:rPr>
        <w:t xml:space="preserve"> </w:t>
      </w:r>
      <w:r>
        <w:rPr>
          <w:i/>
        </w:rPr>
        <w:t>any</w:t>
      </w:r>
      <w:r>
        <w:rPr>
          <w:i/>
          <w:spacing w:val="9"/>
        </w:rPr>
        <w:t xml:space="preserve"> </w:t>
      </w:r>
      <w:r>
        <w:rPr>
          <w:i/>
        </w:rPr>
        <w:t>violation</w:t>
      </w:r>
      <w:r>
        <w:rPr>
          <w:i/>
          <w:spacing w:val="9"/>
        </w:rPr>
        <w:t xml:space="preserve"> </w:t>
      </w:r>
      <w:r>
        <w:rPr>
          <w:i/>
        </w:rPr>
        <w:t>of</w:t>
      </w:r>
      <w:r>
        <w:rPr>
          <w:i/>
          <w:spacing w:val="11"/>
        </w:rPr>
        <w:t xml:space="preserve"> </w:t>
      </w:r>
      <w:r>
        <w:rPr>
          <w:i/>
        </w:rPr>
        <w:t>academic</w:t>
      </w:r>
      <w:r>
        <w:rPr>
          <w:i/>
          <w:spacing w:val="9"/>
        </w:rPr>
        <w:t xml:space="preserve"> </w:t>
      </w:r>
      <w:r>
        <w:rPr>
          <w:i/>
        </w:rPr>
        <w:t>integrity</w:t>
      </w:r>
      <w:r>
        <w:rPr>
          <w:i/>
          <w:spacing w:val="8"/>
        </w:rPr>
        <w:t xml:space="preserve"> </w:t>
      </w:r>
      <w:r>
        <w:rPr>
          <w:i/>
        </w:rPr>
        <w:t>rules</w:t>
      </w:r>
      <w:r>
        <w:rPr>
          <w:i/>
          <w:spacing w:val="12"/>
        </w:rPr>
        <w:t xml:space="preserve"> </w:t>
      </w:r>
      <w:r>
        <w:rPr>
          <w:i/>
        </w:rPr>
        <w:t>will</w:t>
      </w:r>
      <w:r>
        <w:rPr>
          <w:i/>
          <w:spacing w:val="11"/>
        </w:rPr>
        <w:t xml:space="preserve"> </w:t>
      </w:r>
      <w:r>
        <w:rPr>
          <w:i/>
        </w:rPr>
        <w:t>result</w:t>
      </w:r>
      <w:r>
        <w:rPr>
          <w:i/>
          <w:spacing w:val="11"/>
        </w:rPr>
        <w:t xml:space="preserve"> </w:t>
      </w:r>
      <w:r>
        <w:rPr>
          <w:i/>
        </w:rPr>
        <w:t>in</w:t>
      </w:r>
      <w:r>
        <w:rPr>
          <w:i/>
          <w:spacing w:val="11"/>
        </w:rPr>
        <w:t xml:space="preserve"> </w:t>
      </w:r>
      <w:r>
        <w:rPr>
          <w:i/>
        </w:rPr>
        <w:t>disciplinary</w:t>
      </w:r>
      <w:r>
        <w:rPr>
          <w:i/>
          <w:spacing w:val="20"/>
        </w:rPr>
        <w:t xml:space="preserve"> </w:t>
      </w:r>
      <w:r>
        <w:rPr>
          <w:i/>
          <w:spacing w:val="-2"/>
        </w:rPr>
        <w:t>action.</w:t>
      </w:r>
    </w:p>
    <w:p w14:paraId="1172F648" w14:textId="77777777" w:rsidR="009A4DFE" w:rsidRDefault="009A4DFE">
      <w:pPr>
        <w:pStyle w:val="BodyText"/>
        <w:spacing w:before="20"/>
        <w:rPr>
          <w:i/>
          <w:sz w:val="22"/>
        </w:rPr>
      </w:pPr>
    </w:p>
    <w:p w14:paraId="025EE9B9" w14:textId="77777777" w:rsidR="009A4DFE" w:rsidRDefault="00DE55D4">
      <w:pPr>
        <w:ind w:left="998"/>
        <w:rPr>
          <w:b/>
          <w:i/>
        </w:rPr>
      </w:pPr>
      <w:r>
        <w:rPr>
          <w:b/>
          <w:i/>
        </w:rPr>
        <w:t>Signature</w:t>
      </w:r>
      <w:r>
        <w:rPr>
          <w:b/>
          <w:i/>
          <w:spacing w:val="11"/>
        </w:rPr>
        <w:t xml:space="preserve"> </w:t>
      </w:r>
      <w:r>
        <w:rPr>
          <w:b/>
          <w:i/>
        </w:rPr>
        <w:t>of</w:t>
      </w:r>
      <w:r>
        <w:rPr>
          <w:b/>
          <w:i/>
          <w:spacing w:val="8"/>
        </w:rPr>
        <w:t xml:space="preserve"> </w:t>
      </w:r>
      <w:r>
        <w:rPr>
          <w:b/>
          <w:i/>
        </w:rPr>
        <w:t>the</w:t>
      </w:r>
      <w:r>
        <w:rPr>
          <w:b/>
          <w:i/>
          <w:spacing w:val="15"/>
        </w:rPr>
        <w:t xml:space="preserve"> </w:t>
      </w:r>
      <w:r>
        <w:rPr>
          <w:b/>
          <w:i/>
          <w:spacing w:val="-2"/>
        </w:rPr>
        <w:t>student:</w:t>
      </w:r>
    </w:p>
    <w:p w14:paraId="0E390F37" w14:textId="2D964EC3" w:rsidR="009A4DFE" w:rsidRDefault="00DE55D4">
      <w:pPr>
        <w:pStyle w:val="BodyText"/>
        <w:spacing w:before="5"/>
        <w:rPr>
          <w:b/>
          <w:i/>
          <w:sz w:val="20"/>
        </w:rPr>
      </w:pPr>
      <w:r>
        <w:rPr>
          <w:b/>
          <w:i/>
          <w:noProof/>
          <w:sz w:val="20"/>
        </w:rPr>
        <w:drawing>
          <wp:anchor distT="0" distB="0" distL="0" distR="0" simplePos="0" relativeHeight="487589376" behindDoc="1" locked="0" layoutInCell="1" allowOverlap="1" wp14:anchorId="0695CC80" wp14:editId="3BD2F7FB">
            <wp:simplePos x="0" y="0"/>
            <wp:positionH relativeFrom="page">
              <wp:posOffset>862148</wp:posOffset>
            </wp:positionH>
            <wp:positionV relativeFrom="paragraph">
              <wp:posOffset>164850</wp:posOffset>
            </wp:positionV>
            <wp:extent cx="2350080" cy="15944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350080" cy="1594485"/>
                    </a:xfrm>
                    <a:prstGeom prst="rect">
                      <a:avLst/>
                    </a:prstGeom>
                  </pic:spPr>
                </pic:pic>
              </a:graphicData>
            </a:graphic>
          </wp:anchor>
        </w:drawing>
      </w:r>
    </w:p>
    <w:p w14:paraId="3E095C84" w14:textId="77777777" w:rsidR="009A4DFE" w:rsidRDefault="009A4DFE">
      <w:pPr>
        <w:pStyle w:val="BodyText"/>
        <w:rPr>
          <w:b/>
          <w:i/>
          <w:sz w:val="20"/>
        </w:rPr>
        <w:sectPr w:rsidR="009A4DFE">
          <w:type w:val="continuous"/>
          <w:pgSz w:w="12240" w:h="15840"/>
          <w:pgMar w:top="1260" w:right="1080" w:bottom="280" w:left="360" w:header="720" w:footer="720" w:gutter="0"/>
          <w:cols w:space="720"/>
        </w:sectPr>
      </w:pPr>
    </w:p>
    <w:p w14:paraId="082F12E4" w14:textId="77777777" w:rsidR="009A4DFE" w:rsidRDefault="00DE55D4">
      <w:pPr>
        <w:spacing w:before="84"/>
        <w:ind w:right="808"/>
        <w:jc w:val="center"/>
        <w:rPr>
          <w:rFonts w:ascii="Arial MT"/>
        </w:rPr>
      </w:pPr>
      <w:bookmarkStart w:id="8" w:name="Analytical_Problem_Solving_(1)"/>
      <w:bookmarkEnd w:id="8"/>
      <w:r>
        <w:rPr>
          <w:rFonts w:ascii="Arial MT"/>
        </w:rPr>
        <w:lastRenderedPageBreak/>
        <w:t>Annexure</w:t>
      </w:r>
      <w:r>
        <w:rPr>
          <w:rFonts w:ascii="Arial MT"/>
          <w:spacing w:val="16"/>
        </w:rPr>
        <w:t xml:space="preserve"> </w:t>
      </w:r>
      <w:r>
        <w:rPr>
          <w:rFonts w:ascii="Arial MT"/>
          <w:spacing w:val="-10"/>
        </w:rPr>
        <w:t>A</w:t>
      </w:r>
    </w:p>
    <w:p w14:paraId="10F46DA1" w14:textId="77777777" w:rsidR="009A4DFE" w:rsidRDefault="009A4DFE">
      <w:pPr>
        <w:pStyle w:val="BodyText"/>
        <w:spacing w:before="15"/>
        <w:rPr>
          <w:rFonts w:ascii="Arial MT"/>
          <w:sz w:val="22"/>
        </w:rPr>
      </w:pPr>
    </w:p>
    <w:p w14:paraId="0C1E60D4" w14:textId="77777777" w:rsidR="009A4DFE" w:rsidRDefault="00DE55D4">
      <w:pPr>
        <w:pStyle w:val="Heading4"/>
        <w:rPr>
          <w:u w:val="none"/>
        </w:rPr>
      </w:pPr>
      <w:r>
        <w:t>Analytical</w:t>
      </w:r>
      <w:r>
        <w:rPr>
          <w:spacing w:val="1"/>
        </w:rPr>
        <w:t xml:space="preserve"> </w:t>
      </w:r>
      <w:r>
        <w:t>Problem</w:t>
      </w:r>
      <w:r>
        <w:rPr>
          <w:spacing w:val="4"/>
        </w:rPr>
        <w:t xml:space="preserve"> </w:t>
      </w:r>
      <w:r>
        <w:rPr>
          <w:spacing w:val="-2"/>
        </w:rPr>
        <w:t>Solving</w:t>
      </w:r>
    </w:p>
    <w:p w14:paraId="0475665B" w14:textId="77777777" w:rsidR="009A4DFE" w:rsidRDefault="009A4DFE">
      <w:pPr>
        <w:pStyle w:val="BodyText"/>
        <w:spacing w:before="82"/>
        <w:rPr>
          <w:b/>
          <w:sz w:val="22"/>
        </w:rPr>
      </w:pPr>
    </w:p>
    <w:p w14:paraId="26E47386" w14:textId="77777777" w:rsidR="009A4DFE" w:rsidRDefault="00DE55D4">
      <w:pPr>
        <w:pStyle w:val="ListParagraph"/>
        <w:numPr>
          <w:ilvl w:val="0"/>
          <w:numId w:val="2"/>
        </w:numPr>
        <w:tabs>
          <w:tab w:val="left" w:pos="1761"/>
          <w:tab w:val="left" w:pos="1763"/>
        </w:tabs>
        <w:spacing w:before="1" w:line="247" w:lineRule="auto"/>
        <w:ind w:right="1239"/>
        <w:jc w:val="both"/>
        <w:rPr>
          <w:b/>
        </w:rPr>
      </w:pPr>
      <w:r>
        <w:t>Solve the Water Jug problem: you are given 2 jugs, a 4-gallon one and 3-gallon one. Neither has any</w:t>
      </w:r>
      <w:r>
        <w:rPr>
          <w:spacing w:val="-1"/>
        </w:rPr>
        <w:t xml:space="preserve"> </w:t>
      </w:r>
      <w:r>
        <w:t>measuring maker on</w:t>
      </w:r>
      <w:r>
        <w:rPr>
          <w:spacing w:val="-1"/>
        </w:rPr>
        <w:t xml:space="preserve"> </w:t>
      </w:r>
      <w:r>
        <w:t>it. There is a pump that can</w:t>
      </w:r>
      <w:r>
        <w:rPr>
          <w:spacing w:val="-1"/>
        </w:rPr>
        <w:t xml:space="preserve"> </w:t>
      </w:r>
      <w:r>
        <w:t>be used</w:t>
      </w:r>
      <w:r>
        <w:rPr>
          <w:spacing w:val="-1"/>
        </w:rPr>
        <w:t xml:space="preserve"> </w:t>
      </w:r>
      <w:r>
        <w:t>to fill</w:t>
      </w:r>
      <w:r>
        <w:rPr>
          <w:spacing w:val="-4"/>
        </w:rPr>
        <w:t xml:space="preserve"> </w:t>
      </w:r>
      <w:r>
        <w:t>the jugs with water. How can you get exactly 2 gallons of water into 4-gallon jug? Explicit assumptions: A jug can be filled from</w:t>
      </w:r>
      <w:r>
        <w:rPr>
          <w:spacing w:val="-1"/>
        </w:rPr>
        <w:t xml:space="preserve"> </w:t>
      </w:r>
      <w:r>
        <w:t>the pump, water can be poured out of</w:t>
      </w:r>
      <w:r>
        <w:rPr>
          <w:spacing w:val="-1"/>
        </w:rPr>
        <w:t xml:space="preserve"> </w:t>
      </w:r>
      <w:r>
        <w:t>a jug onto the ground, water can be poured from one jug to another and that there are</w:t>
      </w:r>
      <w:r>
        <w:rPr>
          <w:spacing w:val="40"/>
        </w:rPr>
        <w:t xml:space="preserve"> </w:t>
      </w:r>
      <w:r>
        <w:t>no other measuring devices available.</w:t>
      </w:r>
    </w:p>
    <w:p w14:paraId="25309394" w14:textId="77777777" w:rsidR="009A4DFE" w:rsidRDefault="009A4DFE">
      <w:pPr>
        <w:pStyle w:val="BodyText"/>
        <w:spacing w:before="120"/>
        <w:rPr>
          <w:sz w:val="22"/>
        </w:rPr>
      </w:pPr>
    </w:p>
    <w:p w14:paraId="539A5B92" w14:textId="77777777" w:rsidR="009A4DFE" w:rsidRDefault="00DE55D4">
      <w:pPr>
        <w:pStyle w:val="ListParagraph"/>
        <w:numPr>
          <w:ilvl w:val="0"/>
          <w:numId w:val="2"/>
        </w:numPr>
        <w:tabs>
          <w:tab w:val="left" w:pos="1761"/>
          <w:tab w:val="left" w:pos="1763"/>
        </w:tabs>
        <w:spacing w:before="1" w:line="244" w:lineRule="auto"/>
        <w:ind w:right="1282"/>
      </w:pPr>
      <w:r>
        <w:t xml:space="preserve">Find out how Mars Rover, </w:t>
      </w:r>
      <w:proofErr w:type="spellStart"/>
      <w:r>
        <w:t>analyse</w:t>
      </w:r>
      <w:proofErr w:type="spellEnd"/>
      <w:r>
        <w:t xml:space="preserve"> and explore the samples on Mars by answering the following questions.</w:t>
      </w:r>
    </w:p>
    <w:p w14:paraId="63B7E2D4" w14:textId="77777777" w:rsidR="009A4DFE" w:rsidRDefault="00DE55D4">
      <w:pPr>
        <w:pStyle w:val="ListParagraph"/>
        <w:numPr>
          <w:ilvl w:val="1"/>
          <w:numId w:val="2"/>
        </w:numPr>
        <w:tabs>
          <w:tab w:val="left" w:pos="2442"/>
        </w:tabs>
        <w:ind w:hanging="679"/>
      </w:pPr>
      <w:r>
        <w:t>What</w:t>
      </w:r>
      <w:r>
        <w:rPr>
          <w:spacing w:val="14"/>
        </w:rPr>
        <w:t xml:space="preserve"> </w:t>
      </w:r>
      <w:proofErr w:type="gramStart"/>
      <w:r>
        <w:t>are</w:t>
      </w:r>
      <w:proofErr w:type="gramEnd"/>
      <w:r>
        <w:rPr>
          <w:spacing w:val="3"/>
        </w:rPr>
        <w:t xml:space="preserve"> </w:t>
      </w:r>
      <w:r>
        <w:t>the</w:t>
      </w:r>
      <w:r>
        <w:rPr>
          <w:spacing w:val="8"/>
        </w:rPr>
        <w:t xml:space="preserve"> </w:t>
      </w:r>
      <w:r>
        <w:t>percept’s</w:t>
      </w:r>
      <w:r>
        <w:rPr>
          <w:spacing w:val="6"/>
        </w:rPr>
        <w:t xml:space="preserve"> </w:t>
      </w:r>
      <w:r>
        <w:t>for</w:t>
      </w:r>
      <w:r>
        <w:rPr>
          <w:spacing w:val="5"/>
        </w:rPr>
        <w:t xml:space="preserve"> </w:t>
      </w:r>
      <w:r>
        <w:t>this</w:t>
      </w:r>
      <w:r>
        <w:rPr>
          <w:spacing w:val="11"/>
        </w:rPr>
        <w:t xml:space="preserve"> </w:t>
      </w:r>
      <w:r>
        <w:rPr>
          <w:spacing w:val="-2"/>
        </w:rPr>
        <w:t>agent?</w:t>
      </w:r>
    </w:p>
    <w:p w14:paraId="2085C359" w14:textId="77777777" w:rsidR="009A4DFE" w:rsidRDefault="00DE55D4">
      <w:pPr>
        <w:pStyle w:val="ListParagraph"/>
        <w:numPr>
          <w:ilvl w:val="1"/>
          <w:numId w:val="2"/>
        </w:numPr>
        <w:tabs>
          <w:tab w:val="left" w:pos="2442"/>
        </w:tabs>
        <w:spacing w:before="10"/>
        <w:ind w:hanging="679"/>
      </w:pPr>
      <w:r>
        <w:t>Characterize</w:t>
      </w:r>
      <w:r>
        <w:rPr>
          <w:spacing w:val="10"/>
        </w:rPr>
        <w:t xml:space="preserve"> </w:t>
      </w:r>
      <w:r>
        <w:t>the</w:t>
      </w:r>
      <w:r>
        <w:rPr>
          <w:spacing w:val="10"/>
        </w:rPr>
        <w:t xml:space="preserve"> </w:t>
      </w:r>
      <w:r>
        <w:t>operating</w:t>
      </w:r>
      <w:r>
        <w:rPr>
          <w:spacing w:val="16"/>
        </w:rPr>
        <w:t xml:space="preserve"> </w:t>
      </w:r>
      <w:r>
        <w:rPr>
          <w:spacing w:val="-2"/>
        </w:rPr>
        <w:t>environment.</w:t>
      </w:r>
    </w:p>
    <w:p w14:paraId="46A3E920" w14:textId="77777777" w:rsidR="009A4DFE" w:rsidRDefault="00DE55D4">
      <w:pPr>
        <w:pStyle w:val="ListParagraph"/>
        <w:numPr>
          <w:ilvl w:val="1"/>
          <w:numId w:val="2"/>
        </w:numPr>
        <w:tabs>
          <w:tab w:val="left" w:pos="2442"/>
        </w:tabs>
        <w:spacing w:before="5"/>
        <w:ind w:hanging="679"/>
      </w:pPr>
      <w:r>
        <w:t>What</w:t>
      </w:r>
      <w:r>
        <w:rPr>
          <w:spacing w:val="12"/>
        </w:rPr>
        <w:t xml:space="preserve"> </w:t>
      </w:r>
      <w:r>
        <w:t>are</w:t>
      </w:r>
      <w:r>
        <w:rPr>
          <w:spacing w:val="3"/>
        </w:rPr>
        <w:t xml:space="preserve"> </w:t>
      </w:r>
      <w:r>
        <w:t>the</w:t>
      </w:r>
      <w:r>
        <w:rPr>
          <w:spacing w:val="6"/>
        </w:rPr>
        <w:t xml:space="preserve"> </w:t>
      </w:r>
      <w:r>
        <w:t>actions</w:t>
      </w:r>
      <w:r>
        <w:rPr>
          <w:spacing w:val="5"/>
        </w:rPr>
        <w:t xml:space="preserve"> </w:t>
      </w:r>
      <w:r>
        <w:t>the</w:t>
      </w:r>
      <w:r>
        <w:rPr>
          <w:spacing w:val="7"/>
        </w:rPr>
        <w:t xml:space="preserve"> </w:t>
      </w:r>
      <w:r>
        <w:t>agent</w:t>
      </w:r>
      <w:r>
        <w:rPr>
          <w:spacing w:val="13"/>
        </w:rPr>
        <w:t xml:space="preserve"> </w:t>
      </w:r>
      <w:r>
        <w:t>can</w:t>
      </w:r>
      <w:r>
        <w:rPr>
          <w:spacing w:val="7"/>
        </w:rPr>
        <w:t xml:space="preserve"> </w:t>
      </w:r>
      <w:r>
        <w:rPr>
          <w:spacing w:val="-2"/>
        </w:rPr>
        <w:t>take?</w:t>
      </w:r>
    </w:p>
    <w:p w14:paraId="19334885" w14:textId="77777777" w:rsidR="009A4DFE" w:rsidRDefault="00DE55D4">
      <w:pPr>
        <w:pStyle w:val="ListParagraph"/>
        <w:numPr>
          <w:ilvl w:val="1"/>
          <w:numId w:val="2"/>
        </w:numPr>
        <w:tabs>
          <w:tab w:val="left" w:pos="2442"/>
        </w:tabs>
        <w:spacing w:before="9"/>
        <w:ind w:hanging="679"/>
      </w:pPr>
      <w:r>
        <w:t>How</w:t>
      </w:r>
      <w:r>
        <w:rPr>
          <w:spacing w:val="11"/>
        </w:rPr>
        <w:t xml:space="preserve"> </w:t>
      </w:r>
      <w:r>
        <w:t>can</w:t>
      </w:r>
      <w:r>
        <w:rPr>
          <w:spacing w:val="6"/>
        </w:rPr>
        <w:t xml:space="preserve"> </w:t>
      </w:r>
      <w:r>
        <w:t>one</w:t>
      </w:r>
      <w:r>
        <w:rPr>
          <w:spacing w:val="10"/>
        </w:rPr>
        <w:t xml:space="preserve"> </w:t>
      </w:r>
      <w:r>
        <w:t>evaluate</w:t>
      </w:r>
      <w:r>
        <w:rPr>
          <w:spacing w:val="5"/>
        </w:rPr>
        <w:t xml:space="preserve"> </w:t>
      </w:r>
      <w:r>
        <w:t>the</w:t>
      </w:r>
      <w:r>
        <w:rPr>
          <w:spacing w:val="10"/>
        </w:rPr>
        <w:t xml:space="preserve"> </w:t>
      </w:r>
      <w:r>
        <w:t>performance</w:t>
      </w:r>
      <w:r>
        <w:rPr>
          <w:spacing w:val="10"/>
        </w:rPr>
        <w:t xml:space="preserve"> </w:t>
      </w:r>
      <w:r>
        <w:t>of</w:t>
      </w:r>
      <w:r>
        <w:rPr>
          <w:spacing w:val="3"/>
        </w:rPr>
        <w:t xml:space="preserve"> </w:t>
      </w:r>
      <w:r>
        <w:t>the</w:t>
      </w:r>
      <w:r>
        <w:rPr>
          <w:spacing w:val="17"/>
        </w:rPr>
        <w:t xml:space="preserve"> </w:t>
      </w:r>
      <w:r>
        <w:rPr>
          <w:spacing w:val="-2"/>
        </w:rPr>
        <w:t>agent?</w:t>
      </w:r>
    </w:p>
    <w:p w14:paraId="5F71CC43" w14:textId="77777777" w:rsidR="009A4DFE" w:rsidRDefault="00DE55D4">
      <w:pPr>
        <w:pStyle w:val="ListParagraph"/>
        <w:numPr>
          <w:ilvl w:val="1"/>
          <w:numId w:val="2"/>
        </w:numPr>
        <w:tabs>
          <w:tab w:val="left" w:pos="2442"/>
        </w:tabs>
        <w:spacing w:before="5" w:line="249" w:lineRule="auto"/>
        <w:ind w:right="1535"/>
      </w:pPr>
      <w:r>
        <w:t xml:space="preserve">What sort of agent architecture do you think is most suitable for this agent? </w:t>
      </w:r>
      <w:r>
        <w:rPr>
          <w:spacing w:val="-4"/>
        </w:rPr>
        <w:t>Why?</w:t>
      </w:r>
    </w:p>
    <w:p w14:paraId="2BB61E27" w14:textId="77777777" w:rsidR="009A4DFE" w:rsidRDefault="009A4DFE">
      <w:pPr>
        <w:pStyle w:val="BodyText"/>
        <w:spacing w:before="4"/>
        <w:rPr>
          <w:sz w:val="22"/>
        </w:rPr>
      </w:pPr>
    </w:p>
    <w:p w14:paraId="04AF82A8" w14:textId="77777777" w:rsidR="009A4DFE" w:rsidRDefault="00DE55D4">
      <w:pPr>
        <w:pStyle w:val="ListParagraph"/>
        <w:numPr>
          <w:ilvl w:val="0"/>
          <w:numId w:val="2"/>
        </w:numPr>
        <w:tabs>
          <w:tab w:val="left" w:pos="1761"/>
          <w:tab w:val="left" w:pos="1763"/>
        </w:tabs>
        <w:spacing w:line="247" w:lineRule="auto"/>
        <w:ind w:right="1238"/>
        <w:jc w:val="both"/>
      </w:pPr>
      <w:r>
        <w:t>Explore</w:t>
      </w:r>
      <w:r>
        <w:rPr>
          <w:spacing w:val="40"/>
        </w:rPr>
        <w:t xml:space="preserve"> </w:t>
      </w:r>
      <w:r>
        <w:t>the</w:t>
      </w:r>
      <w:r>
        <w:rPr>
          <w:spacing w:val="40"/>
        </w:rPr>
        <w:t xml:space="preserve"> </w:t>
      </w:r>
      <w:r>
        <w:t>search</w:t>
      </w:r>
      <w:r>
        <w:rPr>
          <w:spacing w:val="40"/>
        </w:rPr>
        <w:t xml:space="preserve"> </w:t>
      </w:r>
      <w:r>
        <w:t>space</w:t>
      </w:r>
      <w:r>
        <w:rPr>
          <w:spacing w:val="40"/>
        </w:rPr>
        <w:t xml:space="preserve"> </w:t>
      </w:r>
      <w:r>
        <w:t>using</w:t>
      </w:r>
      <w:r>
        <w:rPr>
          <w:spacing w:val="40"/>
        </w:rPr>
        <w:t xml:space="preserve"> </w:t>
      </w:r>
      <w:r>
        <w:t>search</w:t>
      </w:r>
      <w:r>
        <w:rPr>
          <w:spacing w:val="40"/>
        </w:rPr>
        <w:t xml:space="preserve"> </w:t>
      </w:r>
      <w:r>
        <w:t>strategies</w:t>
      </w:r>
      <w:r>
        <w:rPr>
          <w:spacing w:val="40"/>
        </w:rPr>
        <w:t xml:space="preserve"> </w:t>
      </w:r>
      <w:r>
        <w:t>and</w:t>
      </w:r>
      <w:r>
        <w:rPr>
          <w:spacing w:val="40"/>
        </w:rPr>
        <w:t xml:space="preserve"> </w:t>
      </w:r>
      <w:r>
        <w:t>formulate</w:t>
      </w:r>
      <w:r>
        <w:rPr>
          <w:spacing w:val="40"/>
        </w:rPr>
        <w:t xml:space="preserve"> </w:t>
      </w:r>
      <w:r>
        <w:t>the</w:t>
      </w:r>
      <w:r>
        <w:rPr>
          <w:spacing w:val="40"/>
        </w:rPr>
        <w:t xml:space="preserve"> </w:t>
      </w:r>
      <w:r>
        <w:t>problem components for the 8-Queens problem</w:t>
      </w:r>
      <w:r>
        <w:rPr>
          <w:spacing w:val="-2"/>
        </w:rPr>
        <w:t xml:space="preserve"> </w:t>
      </w:r>
      <w:r>
        <w:t>using the following information: Place 8 queens on a chessboard such that none of the queen’s attack any</w:t>
      </w:r>
      <w:r>
        <w:rPr>
          <w:spacing w:val="-1"/>
        </w:rPr>
        <w:t xml:space="preserve"> </w:t>
      </w:r>
      <w:r>
        <w:t>of the others. A configuration of 8 queens on the board as shown in the figure below, but this does not represent a solution</w:t>
      </w:r>
      <w:r>
        <w:rPr>
          <w:spacing w:val="-2"/>
        </w:rPr>
        <w:t xml:space="preserve"> </w:t>
      </w:r>
      <w:r>
        <w:t>as the queen in the first column is on</w:t>
      </w:r>
      <w:r>
        <w:rPr>
          <w:spacing w:val="-2"/>
        </w:rPr>
        <w:t xml:space="preserve"> </w:t>
      </w:r>
      <w:r>
        <w:t>the same diagonal</w:t>
      </w:r>
      <w:r>
        <w:rPr>
          <w:spacing w:val="-2"/>
        </w:rPr>
        <w:t xml:space="preserve"> </w:t>
      </w:r>
      <w:r>
        <w:t xml:space="preserve">as the queen in the last </w:t>
      </w:r>
      <w:r>
        <w:rPr>
          <w:spacing w:val="-2"/>
        </w:rPr>
        <w:t>column.</w:t>
      </w:r>
    </w:p>
    <w:p w14:paraId="5C341B41" w14:textId="77777777" w:rsidR="009A4DFE" w:rsidRDefault="009A4DFE">
      <w:pPr>
        <w:pStyle w:val="BodyText"/>
        <w:spacing w:before="98"/>
        <w:rPr>
          <w:sz w:val="22"/>
        </w:rPr>
      </w:pPr>
    </w:p>
    <w:p w14:paraId="56067D9B" w14:textId="77777777" w:rsidR="009A4DFE" w:rsidRDefault="00DE55D4">
      <w:pPr>
        <w:pStyle w:val="ListParagraph"/>
        <w:numPr>
          <w:ilvl w:val="0"/>
          <w:numId w:val="2"/>
        </w:numPr>
        <w:tabs>
          <w:tab w:val="left" w:pos="1761"/>
          <w:tab w:val="left" w:pos="1763"/>
        </w:tabs>
        <w:spacing w:before="1" w:line="247" w:lineRule="auto"/>
        <w:ind w:right="1239"/>
        <w:jc w:val="both"/>
        <w:rPr>
          <w:b/>
        </w:rPr>
      </w:pPr>
      <w: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rPr>
        <w:t xml:space="preserve"> </w:t>
      </w:r>
      <w:r>
        <w:t>for the above problem.</w:t>
      </w:r>
    </w:p>
    <w:p w14:paraId="520D79DA" w14:textId="77777777" w:rsidR="009A4DFE" w:rsidRDefault="009A4DFE">
      <w:pPr>
        <w:pStyle w:val="BodyText"/>
        <w:spacing w:before="6"/>
        <w:rPr>
          <w:sz w:val="22"/>
        </w:rPr>
      </w:pPr>
    </w:p>
    <w:p w14:paraId="6A08722A" w14:textId="77777777" w:rsidR="009A4DFE" w:rsidRDefault="00DE55D4">
      <w:pPr>
        <w:pStyle w:val="ListParagraph"/>
        <w:numPr>
          <w:ilvl w:val="0"/>
          <w:numId w:val="2"/>
        </w:numPr>
        <w:tabs>
          <w:tab w:val="left" w:pos="1761"/>
          <w:tab w:val="left" w:pos="1763"/>
        </w:tabs>
        <w:spacing w:line="247" w:lineRule="auto"/>
        <w:ind w:right="1234"/>
        <w:jc w:val="both"/>
      </w:pPr>
      <w:r>
        <w:t>A logistics company operates a delivery network where packages must be transported between warehouses at minimum cost. Each route between warehouses has an associated travel</w:t>
      </w:r>
      <w:r>
        <w:rPr>
          <w:spacing w:val="-9"/>
        </w:rPr>
        <w:t xml:space="preserve"> </w:t>
      </w:r>
      <w:r>
        <w:t>cost (fuel</w:t>
      </w:r>
      <w:r>
        <w:rPr>
          <w:spacing w:val="-2"/>
        </w:rPr>
        <w:t xml:space="preserve"> </w:t>
      </w:r>
      <w:r>
        <w:t>+ time). The company</w:t>
      </w:r>
      <w:r>
        <w:rPr>
          <w:spacing w:val="-4"/>
        </w:rPr>
        <w:t xml:space="preserve"> </w:t>
      </w:r>
      <w:r>
        <w:t xml:space="preserve">wants to determine the least-cost path from the starting warehouse </w:t>
      </w:r>
      <w:r>
        <w:rPr>
          <w:b/>
        </w:rPr>
        <w:t xml:space="preserve">S </w:t>
      </w:r>
      <w:r>
        <w:t>to the destination warehouse G using the Uniform Cost Search (UCS) algorithm.</w:t>
      </w:r>
    </w:p>
    <w:p w14:paraId="6110AA85" w14:textId="77777777" w:rsidR="009A4DFE" w:rsidRDefault="009A4DFE">
      <w:pPr>
        <w:pStyle w:val="BodyText"/>
        <w:spacing w:before="5"/>
        <w:rPr>
          <w:sz w:val="22"/>
        </w:rPr>
      </w:pPr>
    </w:p>
    <w:p w14:paraId="576A946B" w14:textId="77777777" w:rsidR="009A4DFE" w:rsidRDefault="00DE55D4">
      <w:pPr>
        <w:spacing w:before="1"/>
        <w:ind w:left="1763"/>
      </w:pPr>
      <w:r>
        <w:t>The</w:t>
      </w:r>
      <w:r>
        <w:rPr>
          <w:spacing w:val="8"/>
        </w:rPr>
        <w:t xml:space="preserve"> </w:t>
      </w:r>
      <w:r>
        <w:t>delivery</w:t>
      </w:r>
      <w:r>
        <w:rPr>
          <w:spacing w:val="10"/>
        </w:rPr>
        <w:t xml:space="preserve"> </w:t>
      </w:r>
      <w:r>
        <w:t>network</w:t>
      </w:r>
      <w:r>
        <w:rPr>
          <w:spacing w:val="10"/>
        </w:rPr>
        <w:t xml:space="preserve"> </w:t>
      </w:r>
      <w:r>
        <w:t>is</w:t>
      </w:r>
      <w:r>
        <w:rPr>
          <w:spacing w:val="8"/>
        </w:rPr>
        <w:t xml:space="preserve"> </w:t>
      </w:r>
      <w:r>
        <w:t>represented</w:t>
      </w:r>
      <w:r>
        <w:rPr>
          <w:spacing w:val="10"/>
        </w:rPr>
        <w:t xml:space="preserve"> </w:t>
      </w:r>
      <w:r>
        <w:t>as</w:t>
      </w:r>
      <w:r>
        <w:rPr>
          <w:spacing w:val="7"/>
        </w:rPr>
        <w:t xml:space="preserve"> </w:t>
      </w:r>
      <w:r>
        <w:t>a</w:t>
      </w:r>
      <w:r>
        <w:rPr>
          <w:spacing w:val="9"/>
        </w:rPr>
        <w:t xml:space="preserve"> </w:t>
      </w:r>
      <w:r>
        <w:t>weighted</w:t>
      </w:r>
      <w:r>
        <w:rPr>
          <w:spacing w:val="12"/>
        </w:rPr>
        <w:t xml:space="preserve"> </w:t>
      </w:r>
      <w:r>
        <w:rPr>
          <w:spacing w:val="-2"/>
        </w:rPr>
        <w:t>graph:</w:t>
      </w:r>
    </w:p>
    <w:p w14:paraId="2ECCC07D" w14:textId="77777777" w:rsidR="009A4DFE" w:rsidRDefault="009A4DFE">
      <w:pPr>
        <w:sectPr w:rsidR="009A4DFE">
          <w:pgSz w:w="12240" w:h="15840"/>
          <w:pgMar w:top="1520" w:right="1080" w:bottom="280" w:left="360" w:header="720" w:footer="720" w:gutter="0"/>
          <w:cols w:space="720"/>
        </w:sectPr>
      </w:pPr>
    </w:p>
    <w:p w14:paraId="0001394E" w14:textId="7079A77A" w:rsidR="009A4DFE" w:rsidRDefault="00DE55D4">
      <w:pPr>
        <w:ind w:left="3464"/>
        <w:rPr>
          <w:sz w:val="20"/>
        </w:rPr>
      </w:pPr>
      <w:r>
        <w:rPr>
          <w:noProof/>
          <w:sz w:val="20"/>
        </w:rPr>
        <w:lastRenderedPageBreak/>
        <w:drawing>
          <wp:inline distT="0" distB="0" distL="0" distR="0" wp14:anchorId="27803BD7" wp14:editId="7D8470E8">
            <wp:extent cx="2785116" cy="143255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785116" cy="1432559"/>
                    </a:xfrm>
                    <a:prstGeom prst="rect">
                      <a:avLst/>
                    </a:prstGeom>
                  </pic:spPr>
                </pic:pic>
              </a:graphicData>
            </a:graphic>
          </wp:inline>
        </w:drawing>
      </w:r>
    </w:p>
    <w:p w14:paraId="4A001A29" w14:textId="77777777" w:rsidR="009A4DFE" w:rsidRDefault="009A4DFE">
      <w:pPr>
        <w:pStyle w:val="BodyText"/>
        <w:rPr>
          <w:sz w:val="22"/>
        </w:rPr>
      </w:pPr>
    </w:p>
    <w:p w14:paraId="00F872E9" w14:textId="77777777" w:rsidR="009A4DFE" w:rsidRDefault="009A4DFE">
      <w:pPr>
        <w:pStyle w:val="BodyText"/>
        <w:spacing w:before="138"/>
        <w:rPr>
          <w:sz w:val="22"/>
        </w:rPr>
      </w:pPr>
    </w:p>
    <w:p w14:paraId="565D1814" w14:textId="77777777" w:rsidR="009A4DFE" w:rsidRDefault="00DE55D4">
      <w:pPr>
        <w:ind w:left="1424"/>
        <w:rPr>
          <w:b/>
        </w:rPr>
      </w:pPr>
      <w:bookmarkStart w:id="9" w:name="RUBRICS_FOR_CALCULATION:"/>
      <w:bookmarkEnd w:id="9"/>
      <w:r>
        <w:rPr>
          <w:b/>
          <w:u w:val="single"/>
        </w:rPr>
        <w:t>RUBRICS</w:t>
      </w:r>
      <w:r>
        <w:rPr>
          <w:b/>
          <w:spacing w:val="16"/>
          <w:u w:val="single"/>
        </w:rPr>
        <w:t xml:space="preserve"> </w:t>
      </w:r>
      <w:r>
        <w:rPr>
          <w:b/>
          <w:u w:val="single"/>
        </w:rPr>
        <w:t>FOR</w:t>
      </w:r>
      <w:r>
        <w:rPr>
          <w:b/>
          <w:spacing w:val="16"/>
          <w:u w:val="single"/>
        </w:rPr>
        <w:t xml:space="preserve"> </w:t>
      </w:r>
      <w:r>
        <w:rPr>
          <w:b/>
          <w:spacing w:val="-2"/>
          <w:u w:val="single"/>
        </w:rPr>
        <w:t>CALCULATION:</w:t>
      </w:r>
    </w:p>
    <w:p w14:paraId="4C71A363" w14:textId="77777777" w:rsidR="009A4DFE" w:rsidRDefault="009A4DFE">
      <w:pPr>
        <w:pStyle w:val="BodyText"/>
        <w:spacing w:before="10"/>
        <w:rPr>
          <w:b/>
          <w:sz w:val="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5"/>
        <w:gridCol w:w="1662"/>
        <w:gridCol w:w="1802"/>
        <w:gridCol w:w="1708"/>
        <w:gridCol w:w="1875"/>
        <w:gridCol w:w="1530"/>
      </w:tblGrid>
      <w:tr w:rsidR="009A4DFE" w14:paraId="25E012A4" w14:textId="77777777">
        <w:trPr>
          <w:trHeight w:val="587"/>
        </w:trPr>
        <w:tc>
          <w:tcPr>
            <w:tcW w:w="1965" w:type="dxa"/>
            <w:shd w:val="clear" w:color="auto" w:fill="1F4E78"/>
          </w:tcPr>
          <w:p w14:paraId="3E95F664" w14:textId="77777777" w:rsidR="009A4DFE" w:rsidRDefault="00DE55D4">
            <w:pPr>
              <w:pStyle w:val="TableParagraph"/>
              <w:spacing w:before="164"/>
              <w:ind w:left="832"/>
              <w:rPr>
                <w:rFonts w:ascii="Arial"/>
                <w:b/>
                <w:sz w:val="21"/>
              </w:rPr>
            </w:pPr>
            <w:r>
              <w:rPr>
                <w:rFonts w:ascii="Arial"/>
                <w:b/>
                <w:spacing w:val="-2"/>
                <w:sz w:val="21"/>
              </w:rPr>
              <w:t>Criteria</w:t>
            </w:r>
          </w:p>
        </w:tc>
        <w:tc>
          <w:tcPr>
            <w:tcW w:w="1662" w:type="dxa"/>
            <w:shd w:val="clear" w:color="auto" w:fill="1F4E78"/>
          </w:tcPr>
          <w:p w14:paraId="1A1A239C" w14:textId="77777777" w:rsidR="009A4DFE" w:rsidRDefault="00DE55D4">
            <w:pPr>
              <w:pStyle w:val="TableParagraph"/>
              <w:spacing w:before="164"/>
              <w:ind w:left="520"/>
              <w:rPr>
                <w:rFonts w:ascii="Arial"/>
                <w:b/>
                <w:sz w:val="21"/>
              </w:rPr>
            </w:pPr>
            <w:r>
              <w:rPr>
                <w:rFonts w:ascii="Arial"/>
                <w:b/>
                <w:spacing w:val="-2"/>
                <w:sz w:val="21"/>
              </w:rPr>
              <w:t>Weightage</w:t>
            </w:r>
          </w:p>
        </w:tc>
        <w:tc>
          <w:tcPr>
            <w:tcW w:w="1802" w:type="dxa"/>
            <w:shd w:val="clear" w:color="auto" w:fill="1F4E78"/>
          </w:tcPr>
          <w:p w14:paraId="77D4E3DF" w14:textId="77777777" w:rsidR="009A4DFE" w:rsidRDefault="00DE55D4">
            <w:pPr>
              <w:pStyle w:val="TableParagraph"/>
              <w:spacing w:before="47"/>
              <w:ind w:left="524" w:right="89" w:firstLine="239"/>
              <w:rPr>
                <w:rFonts w:ascii="Arial"/>
                <w:b/>
                <w:sz w:val="21"/>
              </w:rPr>
            </w:pPr>
            <w:r>
              <w:rPr>
                <w:rFonts w:ascii="Arial"/>
                <w:b/>
                <w:sz w:val="21"/>
              </w:rPr>
              <w:t xml:space="preserve">Level 4 </w:t>
            </w:r>
            <w:r>
              <w:rPr>
                <w:rFonts w:ascii="Arial"/>
                <w:b/>
                <w:spacing w:val="-4"/>
                <w:sz w:val="21"/>
              </w:rPr>
              <w:t>(Exemplary)</w:t>
            </w:r>
          </w:p>
        </w:tc>
        <w:tc>
          <w:tcPr>
            <w:tcW w:w="1708" w:type="dxa"/>
            <w:shd w:val="clear" w:color="auto" w:fill="1F4E78"/>
          </w:tcPr>
          <w:p w14:paraId="3D36D7CD" w14:textId="77777777" w:rsidR="009A4DFE" w:rsidRDefault="00DE55D4">
            <w:pPr>
              <w:pStyle w:val="TableParagraph"/>
              <w:spacing w:before="47"/>
              <w:ind w:left="519" w:firstLine="194"/>
              <w:rPr>
                <w:rFonts w:ascii="Arial"/>
                <w:b/>
                <w:sz w:val="21"/>
              </w:rPr>
            </w:pPr>
            <w:r>
              <w:rPr>
                <w:rFonts w:ascii="Arial"/>
                <w:b/>
                <w:sz w:val="21"/>
              </w:rPr>
              <w:t xml:space="preserve">Level 3 </w:t>
            </w:r>
            <w:r>
              <w:rPr>
                <w:rFonts w:ascii="Arial"/>
                <w:b/>
                <w:spacing w:val="-4"/>
                <w:sz w:val="21"/>
              </w:rPr>
              <w:t>(Proficient)</w:t>
            </w:r>
          </w:p>
        </w:tc>
        <w:tc>
          <w:tcPr>
            <w:tcW w:w="1875" w:type="dxa"/>
            <w:shd w:val="clear" w:color="auto" w:fill="1F4E78"/>
          </w:tcPr>
          <w:p w14:paraId="7C019BA0" w14:textId="77777777" w:rsidR="009A4DFE" w:rsidRDefault="00DE55D4">
            <w:pPr>
              <w:pStyle w:val="TableParagraph"/>
              <w:spacing w:before="47"/>
              <w:ind w:left="522" w:right="83" w:firstLine="276"/>
              <w:rPr>
                <w:rFonts w:ascii="Arial"/>
                <w:b/>
                <w:sz w:val="21"/>
              </w:rPr>
            </w:pPr>
            <w:r>
              <w:rPr>
                <w:rFonts w:ascii="Arial"/>
                <w:b/>
                <w:sz w:val="21"/>
              </w:rPr>
              <w:t xml:space="preserve">Level 2 </w:t>
            </w:r>
            <w:r>
              <w:rPr>
                <w:rFonts w:ascii="Arial"/>
                <w:b/>
                <w:spacing w:val="-4"/>
                <w:sz w:val="21"/>
              </w:rPr>
              <w:t>(Developing)</w:t>
            </w:r>
          </w:p>
        </w:tc>
        <w:tc>
          <w:tcPr>
            <w:tcW w:w="1530" w:type="dxa"/>
            <w:shd w:val="clear" w:color="auto" w:fill="1F4E78"/>
          </w:tcPr>
          <w:p w14:paraId="64BC4641" w14:textId="77777777" w:rsidR="009A4DFE" w:rsidRDefault="00DE55D4">
            <w:pPr>
              <w:pStyle w:val="TableParagraph"/>
              <w:spacing w:before="47"/>
              <w:ind w:left="287" w:right="90" w:firstLine="221"/>
              <w:rPr>
                <w:rFonts w:ascii="Arial"/>
                <w:b/>
                <w:sz w:val="21"/>
              </w:rPr>
            </w:pPr>
            <w:r>
              <w:rPr>
                <w:rFonts w:ascii="Arial"/>
                <w:b/>
                <w:sz w:val="21"/>
              </w:rPr>
              <w:t xml:space="preserve">Level 1 </w:t>
            </w:r>
            <w:r>
              <w:rPr>
                <w:rFonts w:ascii="Arial"/>
                <w:b/>
                <w:spacing w:val="-4"/>
                <w:sz w:val="21"/>
              </w:rPr>
              <w:t>(Beginning)</w:t>
            </w:r>
          </w:p>
        </w:tc>
      </w:tr>
      <w:tr w:rsidR="009A4DFE" w14:paraId="5DA2A2C7" w14:textId="77777777">
        <w:trPr>
          <w:trHeight w:val="1782"/>
        </w:trPr>
        <w:tc>
          <w:tcPr>
            <w:tcW w:w="1965" w:type="dxa"/>
            <w:shd w:val="clear" w:color="auto" w:fill="D4E2EF"/>
          </w:tcPr>
          <w:p w14:paraId="2037EE0E" w14:textId="77777777" w:rsidR="009A4DFE" w:rsidRDefault="009A4DFE">
            <w:pPr>
              <w:pStyle w:val="TableParagraph"/>
              <w:rPr>
                <w:b/>
                <w:sz w:val="21"/>
              </w:rPr>
            </w:pPr>
          </w:p>
          <w:p w14:paraId="1CB445B6" w14:textId="77777777" w:rsidR="009A4DFE" w:rsidRDefault="009A4DFE">
            <w:pPr>
              <w:pStyle w:val="TableParagraph"/>
              <w:spacing w:before="166"/>
              <w:rPr>
                <w:b/>
                <w:sz w:val="21"/>
              </w:rPr>
            </w:pPr>
          </w:p>
          <w:p w14:paraId="4AE31A8D" w14:textId="77777777" w:rsidR="009A4DFE" w:rsidRDefault="00DE55D4">
            <w:pPr>
              <w:pStyle w:val="TableParagraph"/>
              <w:ind w:left="519" w:right="102"/>
              <w:rPr>
                <w:rFonts w:ascii="Arial MT"/>
                <w:sz w:val="21"/>
              </w:rPr>
            </w:pPr>
            <w:r>
              <w:rPr>
                <w:rFonts w:ascii="Arial MT"/>
                <w:spacing w:val="-2"/>
                <w:sz w:val="21"/>
              </w:rPr>
              <w:t xml:space="preserve">Problem </w:t>
            </w:r>
            <w:r>
              <w:rPr>
                <w:rFonts w:ascii="Arial MT"/>
                <w:spacing w:val="-4"/>
                <w:sz w:val="21"/>
              </w:rPr>
              <w:t>Understanding</w:t>
            </w:r>
          </w:p>
        </w:tc>
        <w:tc>
          <w:tcPr>
            <w:tcW w:w="1662" w:type="dxa"/>
          </w:tcPr>
          <w:p w14:paraId="057E7F59" w14:textId="77777777" w:rsidR="009A4DFE" w:rsidRDefault="009A4DFE">
            <w:pPr>
              <w:pStyle w:val="TableParagraph"/>
              <w:rPr>
                <w:b/>
                <w:sz w:val="21"/>
              </w:rPr>
            </w:pPr>
          </w:p>
          <w:p w14:paraId="60E830ED" w14:textId="77777777" w:rsidR="009A4DFE" w:rsidRDefault="009A4DFE">
            <w:pPr>
              <w:pStyle w:val="TableParagraph"/>
              <w:rPr>
                <w:b/>
                <w:sz w:val="21"/>
              </w:rPr>
            </w:pPr>
          </w:p>
          <w:p w14:paraId="46A9EBC2" w14:textId="77777777" w:rsidR="009A4DFE" w:rsidRDefault="009A4DFE">
            <w:pPr>
              <w:pStyle w:val="TableParagraph"/>
              <w:spacing w:before="47"/>
              <w:rPr>
                <w:b/>
                <w:sz w:val="21"/>
              </w:rPr>
            </w:pPr>
          </w:p>
          <w:p w14:paraId="7FC64E62" w14:textId="77777777" w:rsidR="009A4DFE" w:rsidRDefault="00DE55D4">
            <w:pPr>
              <w:pStyle w:val="TableParagraph"/>
              <w:ind w:left="202"/>
              <w:rPr>
                <w:rFonts w:ascii="Arial MT"/>
                <w:sz w:val="21"/>
              </w:rPr>
            </w:pPr>
            <w:r>
              <w:rPr>
                <w:rFonts w:ascii="Arial MT"/>
                <w:spacing w:val="-5"/>
                <w:sz w:val="21"/>
              </w:rPr>
              <w:t>20%</w:t>
            </w:r>
          </w:p>
        </w:tc>
        <w:tc>
          <w:tcPr>
            <w:tcW w:w="1802" w:type="dxa"/>
          </w:tcPr>
          <w:p w14:paraId="75BA0ECB" w14:textId="77777777" w:rsidR="009A4DFE" w:rsidRDefault="00DE55D4">
            <w:pPr>
              <w:pStyle w:val="TableParagraph"/>
              <w:spacing w:before="58" w:line="237" w:lineRule="auto"/>
              <w:ind w:left="207" w:right="136"/>
              <w:rPr>
                <w:rFonts w:ascii="Arial MT"/>
                <w:sz w:val="21"/>
              </w:rPr>
            </w:pPr>
            <w:r>
              <w:rPr>
                <w:rFonts w:ascii="Arial MT"/>
                <w:spacing w:val="-2"/>
                <w:sz w:val="21"/>
              </w:rPr>
              <w:t xml:space="preserve">Clearly interprets problem, </w:t>
            </w:r>
            <w:r>
              <w:rPr>
                <w:rFonts w:ascii="Arial MT"/>
                <w:sz w:val="21"/>
              </w:rPr>
              <w:t xml:space="preserve">identifies all </w:t>
            </w:r>
            <w:r>
              <w:rPr>
                <w:rFonts w:ascii="Arial MT"/>
                <w:spacing w:val="-2"/>
                <w:sz w:val="21"/>
              </w:rPr>
              <w:t>parameters</w:t>
            </w:r>
            <w:r>
              <w:rPr>
                <w:rFonts w:ascii="Arial MT"/>
                <w:spacing w:val="-16"/>
                <w:sz w:val="21"/>
              </w:rPr>
              <w:t xml:space="preserve"> </w:t>
            </w:r>
            <w:r>
              <w:rPr>
                <w:rFonts w:ascii="Arial MT"/>
                <w:spacing w:val="-2"/>
                <w:sz w:val="21"/>
              </w:rPr>
              <w:t>and requirements accurately</w:t>
            </w:r>
          </w:p>
        </w:tc>
        <w:tc>
          <w:tcPr>
            <w:tcW w:w="1708" w:type="dxa"/>
          </w:tcPr>
          <w:p w14:paraId="7DD6720F" w14:textId="77777777" w:rsidR="009A4DFE" w:rsidRDefault="009A4DFE">
            <w:pPr>
              <w:pStyle w:val="TableParagraph"/>
              <w:rPr>
                <w:b/>
                <w:sz w:val="21"/>
              </w:rPr>
            </w:pPr>
          </w:p>
          <w:p w14:paraId="26E2B471" w14:textId="77777777" w:rsidR="009A4DFE" w:rsidRDefault="009A4DFE">
            <w:pPr>
              <w:pStyle w:val="TableParagraph"/>
              <w:spacing w:before="48"/>
              <w:rPr>
                <w:b/>
                <w:sz w:val="21"/>
              </w:rPr>
            </w:pPr>
          </w:p>
          <w:p w14:paraId="62312ACA" w14:textId="77777777" w:rsidR="009A4DFE" w:rsidRDefault="00DE55D4">
            <w:pPr>
              <w:pStyle w:val="TableParagraph"/>
              <w:ind w:left="202" w:right="314"/>
              <w:jc w:val="both"/>
              <w:rPr>
                <w:rFonts w:ascii="Arial MT"/>
                <w:sz w:val="21"/>
              </w:rPr>
            </w:pPr>
            <w:r>
              <w:rPr>
                <w:rFonts w:ascii="Arial MT"/>
                <w:spacing w:val="-2"/>
                <w:sz w:val="21"/>
              </w:rPr>
              <w:t>Understands problem</w:t>
            </w:r>
            <w:r>
              <w:rPr>
                <w:rFonts w:ascii="Arial MT"/>
                <w:spacing w:val="-13"/>
                <w:sz w:val="21"/>
              </w:rPr>
              <w:t xml:space="preserve"> </w:t>
            </w:r>
            <w:r>
              <w:rPr>
                <w:rFonts w:ascii="Arial MT"/>
                <w:spacing w:val="-2"/>
                <w:sz w:val="21"/>
              </w:rPr>
              <w:t xml:space="preserve">with </w:t>
            </w:r>
            <w:r>
              <w:rPr>
                <w:rFonts w:ascii="Arial MT"/>
                <w:sz w:val="21"/>
              </w:rPr>
              <w:t>minor gaps</w:t>
            </w:r>
          </w:p>
        </w:tc>
        <w:tc>
          <w:tcPr>
            <w:tcW w:w="1875" w:type="dxa"/>
          </w:tcPr>
          <w:p w14:paraId="13437C20" w14:textId="77777777" w:rsidR="009A4DFE" w:rsidRDefault="009A4DFE">
            <w:pPr>
              <w:pStyle w:val="TableParagraph"/>
              <w:spacing w:before="174"/>
              <w:rPr>
                <w:b/>
                <w:sz w:val="21"/>
              </w:rPr>
            </w:pPr>
          </w:p>
          <w:p w14:paraId="1EFD8AF4" w14:textId="77777777" w:rsidR="009A4DFE" w:rsidRDefault="00DE55D4">
            <w:pPr>
              <w:pStyle w:val="TableParagraph"/>
              <w:spacing w:line="237" w:lineRule="auto"/>
              <w:ind w:left="205" w:right="306"/>
              <w:rPr>
                <w:rFonts w:ascii="Arial MT"/>
                <w:sz w:val="21"/>
              </w:rPr>
            </w:pPr>
            <w:r>
              <w:rPr>
                <w:rFonts w:ascii="Arial MT"/>
                <w:spacing w:val="-2"/>
                <w:sz w:val="21"/>
              </w:rPr>
              <w:t xml:space="preserve">Partial </w:t>
            </w:r>
            <w:r>
              <w:rPr>
                <w:rFonts w:ascii="Arial MT"/>
                <w:spacing w:val="-4"/>
                <w:sz w:val="21"/>
              </w:rPr>
              <w:t xml:space="preserve">understanding; </w:t>
            </w:r>
            <w:r>
              <w:rPr>
                <w:rFonts w:ascii="Arial MT"/>
                <w:sz w:val="21"/>
              </w:rPr>
              <w:t xml:space="preserve">misses key </w:t>
            </w:r>
            <w:r>
              <w:rPr>
                <w:rFonts w:ascii="Arial MT"/>
                <w:spacing w:val="-2"/>
                <w:sz w:val="21"/>
              </w:rPr>
              <w:t>elements</w:t>
            </w:r>
          </w:p>
        </w:tc>
        <w:tc>
          <w:tcPr>
            <w:tcW w:w="1530" w:type="dxa"/>
          </w:tcPr>
          <w:p w14:paraId="7FC8765F" w14:textId="77777777" w:rsidR="009A4DFE" w:rsidRDefault="009A4DFE">
            <w:pPr>
              <w:pStyle w:val="TableParagraph"/>
              <w:spacing w:before="174"/>
              <w:rPr>
                <w:b/>
                <w:sz w:val="21"/>
              </w:rPr>
            </w:pPr>
          </w:p>
          <w:p w14:paraId="48722282" w14:textId="77777777" w:rsidR="009A4DFE" w:rsidRDefault="00DE55D4">
            <w:pPr>
              <w:pStyle w:val="TableParagraph"/>
              <w:spacing w:line="237" w:lineRule="auto"/>
              <w:ind w:left="196" w:right="155"/>
              <w:jc w:val="center"/>
              <w:rPr>
                <w:rFonts w:ascii="Arial MT"/>
                <w:sz w:val="21"/>
              </w:rPr>
            </w:pPr>
            <w:r>
              <w:rPr>
                <w:rFonts w:ascii="Arial MT"/>
                <w:spacing w:val="-4"/>
                <w:sz w:val="21"/>
              </w:rPr>
              <w:t xml:space="preserve">Misinterprets </w:t>
            </w:r>
            <w:r>
              <w:rPr>
                <w:rFonts w:ascii="Arial MT"/>
                <w:sz w:val="21"/>
              </w:rPr>
              <w:t xml:space="preserve">or unable to </w:t>
            </w:r>
            <w:r>
              <w:rPr>
                <w:rFonts w:ascii="Arial MT"/>
                <w:spacing w:val="-2"/>
                <w:sz w:val="21"/>
              </w:rPr>
              <w:t>understand problem</w:t>
            </w:r>
          </w:p>
        </w:tc>
      </w:tr>
      <w:tr w:rsidR="009A4DFE" w14:paraId="26CB951D" w14:textId="77777777">
        <w:trPr>
          <w:trHeight w:val="1307"/>
        </w:trPr>
        <w:tc>
          <w:tcPr>
            <w:tcW w:w="1965" w:type="dxa"/>
            <w:shd w:val="clear" w:color="auto" w:fill="D4E2EF"/>
          </w:tcPr>
          <w:p w14:paraId="434B860F" w14:textId="77777777" w:rsidR="009A4DFE" w:rsidRDefault="009A4DFE">
            <w:pPr>
              <w:pStyle w:val="TableParagraph"/>
              <w:spacing w:before="178"/>
              <w:rPr>
                <w:b/>
                <w:sz w:val="21"/>
              </w:rPr>
            </w:pPr>
          </w:p>
          <w:p w14:paraId="4362B827" w14:textId="77777777" w:rsidR="009A4DFE" w:rsidRDefault="00DE55D4">
            <w:pPr>
              <w:pStyle w:val="TableParagraph"/>
              <w:spacing w:line="232" w:lineRule="auto"/>
              <w:ind w:left="519" w:right="588"/>
              <w:rPr>
                <w:rFonts w:ascii="Arial MT"/>
                <w:sz w:val="21"/>
              </w:rPr>
            </w:pPr>
            <w:r>
              <w:rPr>
                <w:rFonts w:ascii="Arial MT"/>
                <w:spacing w:val="-2"/>
                <w:sz w:val="21"/>
              </w:rPr>
              <w:t xml:space="preserve">Method </w:t>
            </w:r>
            <w:r>
              <w:rPr>
                <w:rFonts w:ascii="Arial MT"/>
                <w:spacing w:val="-4"/>
                <w:sz w:val="21"/>
              </w:rPr>
              <w:t>Selection</w:t>
            </w:r>
          </w:p>
        </w:tc>
        <w:tc>
          <w:tcPr>
            <w:tcW w:w="1662" w:type="dxa"/>
          </w:tcPr>
          <w:p w14:paraId="3D3F8DAE" w14:textId="77777777" w:rsidR="009A4DFE" w:rsidRDefault="009A4DFE">
            <w:pPr>
              <w:pStyle w:val="TableParagraph"/>
              <w:rPr>
                <w:b/>
                <w:sz w:val="21"/>
              </w:rPr>
            </w:pPr>
          </w:p>
          <w:p w14:paraId="4A2B1A10" w14:textId="77777777" w:rsidR="009A4DFE" w:rsidRDefault="009A4DFE">
            <w:pPr>
              <w:pStyle w:val="TableParagraph"/>
              <w:spacing w:before="48"/>
              <w:rPr>
                <w:b/>
                <w:sz w:val="21"/>
              </w:rPr>
            </w:pPr>
          </w:p>
          <w:p w14:paraId="7293A715" w14:textId="77777777" w:rsidR="009A4DFE" w:rsidRDefault="00DE55D4">
            <w:pPr>
              <w:pStyle w:val="TableParagraph"/>
              <w:ind w:left="202"/>
              <w:rPr>
                <w:rFonts w:ascii="Arial MT"/>
                <w:sz w:val="21"/>
              </w:rPr>
            </w:pPr>
            <w:r>
              <w:rPr>
                <w:rFonts w:ascii="Arial MT"/>
                <w:spacing w:val="-5"/>
                <w:sz w:val="21"/>
              </w:rPr>
              <w:t>20%</w:t>
            </w:r>
          </w:p>
        </w:tc>
        <w:tc>
          <w:tcPr>
            <w:tcW w:w="1802" w:type="dxa"/>
          </w:tcPr>
          <w:p w14:paraId="257DD794" w14:textId="77777777" w:rsidR="009A4DFE" w:rsidRDefault="00DE55D4">
            <w:pPr>
              <w:pStyle w:val="TableParagraph"/>
              <w:spacing w:before="53" w:line="237" w:lineRule="auto"/>
              <w:ind w:left="207" w:right="161"/>
              <w:rPr>
                <w:rFonts w:ascii="Arial MT"/>
                <w:sz w:val="21"/>
              </w:rPr>
            </w:pPr>
            <w:r>
              <w:rPr>
                <w:rFonts w:ascii="Arial MT"/>
                <w:sz w:val="21"/>
              </w:rPr>
              <w:t xml:space="preserve">Selects most </w:t>
            </w:r>
            <w:r>
              <w:rPr>
                <w:rFonts w:ascii="Arial MT"/>
                <w:spacing w:val="-2"/>
                <w:sz w:val="21"/>
              </w:rPr>
              <w:t xml:space="preserve">appropriate </w:t>
            </w:r>
            <w:r>
              <w:rPr>
                <w:rFonts w:ascii="Arial MT"/>
                <w:spacing w:val="-4"/>
                <w:sz w:val="21"/>
              </w:rPr>
              <w:t xml:space="preserve">method/formula </w:t>
            </w:r>
            <w:r>
              <w:rPr>
                <w:rFonts w:ascii="Arial MT"/>
                <w:sz w:val="21"/>
              </w:rPr>
              <w:t xml:space="preserve">with strong </w:t>
            </w:r>
            <w:r>
              <w:rPr>
                <w:rFonts w:ascii="Arial MT"/>
                <w:spacing w:val="-2"/>
                <w:sz w:val="21"/>
              </w:rPr>
              <w:t>justification</w:t>
            </w:r>
          </w:p>
        </w:tc>
        <w:tc>
          <w:tcPr>
            <w:tcW w:w="1708" w:type="dxa"/>
          </w:tcPr>
          <w:p w14:paraId="67C4017C" w14:textId="77777777" w:rsidR="009A4DFE" w:rsidRDefault="009A4DFE">
            <w:pPr>
              <w:pStyle w:val="TableParagraph"/>
              <w:spacing w:before="50"/>
              <w:rPr>
                <w:b/>
                <w:sz w:val="21"/>
              </w:rPr>
            </w:pPr>
          </w:p>
          <w:p w14:paraId="6579DF24" w14:textId="77777777" w:rsidR="009A4DFE" w:rsidRDefault="00DE55D4">
            <w:pPr>
              <w:pStyle w:val="TableParagraph"/>
              <w:ind w:left="202" w:right="130"/>
              <w:rPr>
                <w:rFonts w:ascii="Arial MT"/>
                <w:sz w:val="21"/>
              </w:rPr>
            </w:pPr>
            <w:r>
              <w:rPr>
                <w:rFonts w:ascii="Arial MT"/>
                <w:spacing w:val="-2"/>
                <w:sz w:val="21"/>
              </w:rPr>
              <w:t>Selects</w:t>
            </w:r>
            <w:r>
              <w:rPr>
                <w:rFonts w:ascii="Arial MT"/>
                <w:spacing w:val="-15"/>
                <w:sz w:val="21"/>
              </w:rPr>
              <w:t xml:space="preserve"> </w:t>
            </w:r>
            <w:r>
              <w:rPr>
                <w:rFonts w:ascii="Arial MT"/>
                <w:spacing w:val="-2"/>
                <w:sz w:val="21"/>
              </w:rPr>
              <w:t xml:space="preserve">correct </w:t>
            </w:r>
            <w:r>
              <w:rPr>
                <w:rFonts w:ascii="Arial MT"/>
                <w:sz w:val="21"/>
              </w:rPr>
              <w:t>method with minor errors</w:t>
            </w:r>
          </w:p>
        </w:tc>
        <w:tc>
          <w:tcPr>
            <w:tcW w:w="1875" w:type="dxa"/>
          </w:tcPr>
          <w:p w14:paraId="0F7253E7" w14:textId="77777777" w:rsidR="009A4DFE" w:rsidRDefault="009A4DFE">
            <w:pPr>
              <w:pStyle w:val="TableParagraph"/>
              <w:spacing w:before="50"/>
              <w:rPr>
                <w:b/>
                <w:sz w:val="21"/>
              </w:rPr>
            </w:pPr>
          </w:p>
          <w:p w14:paraId="30098702" w14:textId="77777777" w:rsidR="009A4DFE" w:rsidRDefault="00DE55D4">
            <w:pPr>
              <w:pStyle w:val="TableParagraph"/>
              <w:ind w:left="205" w:right="184"/>
              <w:jc w:val="both"/>
              <w:rPr>
                <w:rFonts w:ascii="Arial MT"/>
                <w:sz w:val="21"/>
              </w:rPr>
            </w:pPr>
            <w:r>
              <w:rPr>
                <w:rFonts w:ascii="Arial MT"/>
                <w:spacing w:val="-2"/>
                <w:sz w:val="21"/>
              </w:rPr>
              <w:t>Inappropriate</w:t>
            </w:r>
            <w:r>
              <w:rPr>
                <w:rFonts w:ascii="Arial MT"/>
                <w:spacing w:val="-13"/>
                <w:sz w:val="21"/>
              </w:rPr>
              <w:t xml:space="preserve"> </w:t>
            </w:r>
            <w:r>
              <w:rPr>
                <w:rFonts w:ascii="Arial MT"/>
                <w:spacing w:val="-2"/>
                <w:sz w:val="21"/>
              </w:rPr>
              <w:t xml:space="preserve">or </w:t>
            </w:r>
            <w:r>
              <w:rPr>
                <w:rFonts w:ascii="Arial MT"/>
                <w:sz w:val="21"/>
              </w:rPr>
              <w:t xml:space="preserve">partially correct </w:t>
            </w:r>
            <w:r>
              <w:rPr>
                <w:rFonts w:ascii="Arial MT"/>
                <w:spacing w:val="-2"/>
                <w:sz w:val="21"/>
              </w:rPr>
              <w:t>method</w:t>
            </w:r>
          </w:p>
        </w:tc>
        <w:tc>
          <w:tcPr>
            <w:tcW w:w="1530" w:type="dxa"/>
          </w:tcPr>
          <w:p w14:paraId="788D1324" w14:textId="77777777" w:rsidR="009A4DFE" w:rsidRDefault="009A4DFE">
            <w:pPr>
              <w:pStyle w:val="TableParagraph"/>
              <w:spacing w:before="178"/>
              <w:rPr>
                <w:b/>
                <w:sz w:val="21"/>
              </w:rPr>
            </w:pPr>
          </w:p>
          <w:p w14:paraId="57244DDA" w14:textId="77777777" w:rsidR="009A4DFE" w:rsidRDefault="00DE55D4">
            <w:pPr>
              <w:pStyle w:val="TableParagraph"/>
              <w:spacing w:line="232" w:lineRule="auto"/>
              <w:ind w:left="128" w:right="105" w:firstLine="203"/>
              <w:rPr>
                <w:rFonts w:ascii="Arial MT"/>
                <w:sz w:val="21"/>
              </w:rPr>
            </w:pPr>
            <w:r>
              <w:rPr>
                <w:rFonts w:ascii="Arial MT"/>
                <w:sz w:val="21"/>
              </w:rPr>
              <w:t xml:space="preserve">Unable to </w:t>
            </w:r>
            <w:r>
              <w:rPr>
                <w:rFonts w:ascii="Arial MT"/>
                <w:spacing w:val="-2"/>
                <w:sz w:val="21"/>
              </w:rPr>
              <w:t>select</w:t>
            </w:r>
            <w:r>
              <w:rPr>
                <w:rFonts w:ascii="Arial MT"/>
                <w:spacing w:val="-17"/>
                <w:sz w:val="21"/>
              </w:rPr>
              <w:t xml:space="preserve"> </w:t>
            </w:r>
            <w:r>
              <w:rPr>
                <w:rFonts w:ascii="Arial MT"/>
                <w:spacing w:val="-2"/>
                <w:sz w:val="21"/>
              </w:rPr>
              <w:t>method</w:t>
            </w:r>
          </w:p>
        </w:tc>
      </w:tr>
      <w:tr w:rsidR="009A4DFE" w14:paraId="21DCA54C" w14:textId="77777777">
        <w:trPr>
          <w:trHeight w:val="1542"/>
        </w:trPr>
        <w:tc>
          <w:tcPr>
            <w:tcW w:w="1965" w:type="dxa"/>
            <w:shd w:val="clear" w:color="auto" w:fill="D4E2EF"/>
          </w:tcPr>
          <w:p w14:paraId="6B24491B" w14:textId="77777777" w:rsidR="009A4DFE" w:rsidRDefault="009A4DFE">
            <w:pPr>
              <w:pStyle w:val="TableParagraph"/>
              <w:rPr>
                <w:b/>
                <w:sz w:val="21"/>
              </w:rPr>
            </w:pPr>
          </w:p>
          <w:p w14:paraId="6A158D43" w14:textId="77777777" w:rsidR="009A4DFE" w:rsidRDefault="009A4DFE">
            <w:pPr>
              <w:pStyle w:val="TableParagraph"/>
              <w:spacing w:before="44"/>
              <w:rPr>
                <w:b/>
                <w:sz w:val="21"/>
              </w:rPr>
            </w:pPr>
          </w:p>
          <w:p w14:paraId="57D9384D" w14:textId="77777777" w:rsidR="009A4DFE" w:rsidRDefault="00DE55D4">
            <w:pPr>
              <w:pStyle w:val="TableParagraph"/>
              <w:ind w:left="519" w:right="689"/>
              <w:rPr>
                <w:rFonts w:ascii="Arial MT"/>
                <w:sz w:val="21"/>
              </w:rPr>
            </w:pPr>
            <w:r>
              <w:rPr>
                <w:rFonts w:ascii="Arial MT"/>
                <w:spacing w:val="-4"/>
                <w:sz w:val="21"/>
              </w:rPr>
              <w:t xml:space="preserve">Solution </w:t>
            </w:r>
            <w:r>
              <w:rPr>
                <w:rFonts w:ascii="Arial MT"/>
                <w:spacing w:val="-5"/>
                <w:sz w:val="21"/>
              </w:rPr>
              <w:t>Process</w:t>
            </w:r>
          </w:p>
        </w:tc>
        <w:tc>
          <w:tcPr>
            <w:tcW w:w="1662" w:type="dxa"/>
          </w:tcPr>
          <w:p w14:paraId="4351D091" w14:textId="77777777" w:rsidR="009A4DFE" w:rsidRDefault="009A4DFE">
            <w:pPr>
              <w:pStyle w:val="TableParagraph"/>
              <w:rPr>
                <w:b/>
                <w:sz w:val="21"/>
              </w:rPr>
            </w:pPr>
          </w:p>
          <w:p w14:paraId="34BB2869" w14:textId="77777777" w:rsidR="009A4DFE" w:rsidRDefault="009A4DFE">
            <w:pPr>
              <w:pStyle w:val="TableParagraph"/>
              <w:spacing w:before="166"/>
              <w:rPr>
                <w:b/>
                <w:sz w:val="21"/>
              </w:rPr>
            </w:pPr>
          </w:p>
          <w:p w14:paraId="0B0A26E7" w14:textId="77777777" w:rsidR="009A4DFE" w:rsidRDefault="00DE55D4">
            <w:pPr>
              <w:pStyle w:val="TableParagraph"/>
              <w:ind w:left="202"/>
              <w:rPr>
                <w:rFonts w:ascii="Arial MT"/>
                <w:sz w:val="21"/>
              </w:rPr>
            </w:pPr>
            <w:r>
              <w:rPr>
                <w:rFonts w:ascii="Arial MT"/>
                <w:spacing w:val="-5"/>
                <w:sz w:val="21"/>
              </w:rPr>
              <w:t>25%</w:t>
            </w:r>
          </w:p>
        </w:tc>
        <w:tc>
          <w:tcPr>
            <w:tcW w:w="1802" w:type="dxa"/>
          </w:tcPr>
          <w:p w14:paraId="1F832ED5" w14:textId="77777777" w:rsidR="009A4DFE" w:rsidRDefault="00DE55D4">
            <w:pPr>
              <w:pStyle w:val="TableParagraph"/>
              <w:spacing w:before="54" w:line="237" w:lineRule="auto"/>
              <w:ind w:left="207" w:right="600"/>
              <w:rPr>
                <w:rFonts w:ascii="Arial MT"/>
                <w:sz w:val="21"/>
              </w:rPr>
            </w:pPr>
            <w:r>
              <w:rPr>
                <w:rFonts w:ascii="Arial MT"/>
                <w:spacing w:val="-2"/>
                <w:sz w:val="21"/>
              </w:rPr>
              <w:t xml:space="preserve">Logical, </w:t>
            </w:r>
            <w:r>
              <w:rPr>
                <w:rFonts w:ascii="Arial MT"/>
                <w:spacing w:val="-4"/>
                <w:sz w:val="21"/>
              </w:rPr>
              <w:t xml:space="preserve">systematic </w:t>
            </w:r>
            <w:r>
              <w:rPr>
                <w:rFonts w:ascii="Arial MT"/>
                <w:sz w:val="21"/>
              </w:rPr>
              <w:t xml:space="preserve">steps with </w:t>
            </w:r>
            <w:r>
              <w:rPr>
                <w:rFonts w:ascii="Arial MT"/>
                <w:spacing w:val="-2"/>
                <w:sz w:val="21"/>
              </w:rPr>
              <w:t xml:space="preserve">correct approach </w:t>
            </w:r>
            <w:r>
              <w:rPr>
                <w:rFonts w:ascii="Arial MT"/>
                <w:spacing w:val="-4"/>
                <w:sz w:val="21"/>
              </w:rPr>
              <w:t>throughout</w:t>
            </w:r>
          </w:p>
        </w:tc>
        <w:tc>
          <w:tcPr>
            <w:tcW w:w="1708" w:type="dxa"/>
          </w:tcPr>
          <w:p w14:paraId="06A85CBA" w14:textId="77777777" w:rsidR="009A4DFE" w:rsidRDefault="009A4DFE">
            <w:pPr>
              <w:pStyle w:val="TableParagraph"/>
              <w:spacing w:before="171"/>
              <w:rPr>
                <w:b/>
                <w:sz w:val="21"/>
              </w:rPr>
            </w:pPr>
          </w:p>
          <w:p w14:paraId="03F9F9A8" w14:textId="77777777" w:rsidR="009A4DFE" w:rsidRDefault="00DE55D4">
            <w:pPr>
              <w:pStyle w:val="TableParagraph"/>
              <w:spacing w:before="1" w:line="235" w:lineRule="auto"/>
              <w:ind w:left="202" w:right="104"/>
              <w:rPr>
                <w:rFonts w:ascii="Arial MT"/>
                <w:sz w:val="21"/>
              </w:rPr>
            </w:pPr>
            <w:r>
              <w:rPr>
                <w:rFonts w:ascii="Arial MT"/>
                <w:sz w:val="21"/>
              </w:rPr>
              <w:t xml:space="preserve">Mostly correct steps with </w:t>
            </w:r>
            <w:r>
              <w:rPr>
                <w:rFonts w:ascii="Arial MT"/>
                <w:spacing w:val="-2"/>
                <w:sz w:val="21"/>
              </w:rPr>
              <w:t>minor</w:t>
            </w:r>
            <w:r>
              <w:rPr>
                <w:rFonts w:ascii="Arial MT"/>
                <w:spacing w:val="-14"/>
                <w:sz w:val="21"/>
              </w:rPr>
              <w:t xml:space="preserve"> </w:t>
            </w:r>
            <w:r>
              <w:rPr>
                <w:rFonts w:ascii="Arial MT"/>
                <w:spacing w:val="-2"/>
                <w:sz w:val="21"/>
              </w:rPr>
              <w:t>mistakes</w:t>
            </w:r>
          </w:p>
        </w:tc>
        <w:tc>
          <w:tcPr>
            <w:tcW w:w="1875" w:type="dxa"/>
          </w:tcPr>
          <w:p w14:paraId="27EB4A58" w14:textId="77777777" w:rsidR="009A4DFE" w:rsidRDefault="009A4DFE">
            <w:pPr>
              <w:pStyle w:val="TableParagraph"/>
              <w:spacing w:before="171"/>
              <w:rPr>
                <w:b/>
                <w:sz w:val="21"/>
              </w:rPr>
            </w:pPr>
          </w:p>
          <w:p w14:paraId="088FE12C" w14:textId="77777777" w:rsidR="009A4DFE" w:rsidRDefault="00DE55D4">
            <w:pPr>
              <w:pStyle w:val="TableParagraph"/>
              <w:spacing w:before="1" w:line="235" w:lineRule="auto"/>
              <w:ind w:left="205" w:right="338"/>
              <w:rPr>
                <w:rFonts w:ascii="Arial MT"/>
                <w:sz w:val="21"/>
              </w:rPr>
            </w:pPr>
            <w:r>
              <w:rPr>
                <w:rFonts w:ascii="Arial MT"/>
                <w:spacing w:val="-2"/>
                <w:sz w:val="21"/>
              </w:rPr>
              <w:t>Disorganized steps;</w:t>
            </w:r>
            <w:r>
              <w:rPr>
                <w:rFonts w:ascii="Arial MT"/>
                <w:spacing w:val="-13"/>
                <w:sz w:val="21"/>
              </w:rPr>
              <w:t xml:space="preserve"> </w:t>
            </w:r>
            <w:r>
              <w:rPr>
                <w:rFonts w:ascii="Arial MT"/>
                <w:spacing w:val="-2"/>
                <w:sz w:val="21"/>
              </w:rPr>
              <w:t>multiple errors</w:t>
            </w:r>
          </w:p>
        </w:tc>
        <w:tc>
          <w:tcPr>
            <w:tcW w:w="1530" w:type="dxa"/>
          </w:tcPr>
          <w:p w14:paraId="12BE083D" w14:textId="77777777" w:rsidR="009A4DFE" w:rsidRDefault="009A4DFE">
            <w:pPr>
              <w:pStyle w:val="TableParagraph"/>
              <w:rPr>
                <w:b/>
                <w:sz w:val="21"/>
              </w:rPr>
            </w:pPr>
          </w:p>
          <w:p w14:paraId="1F4EC8EE" w14:textId="77777777" w:rsidR="009A4DFE" w:rsidRDefault="009A4DFE">
            <w:pPr>
              <w:pStyle w:val="TableParagraph"/>
              <w:spacing w:before="44"/>
              <w:rPr>
                <w:b/>
                <w:sz w:val="21"/>
              </w:rPr>
            </w:pPr>
          </w:p>
          <w:p w14:paraId="2C7F11DA" w14:textId="77777777" w:rsidR="009A4DFE" w:rsidRDefault="00DE55D4">
            <w:pPr>
              <w:pStyle w:val="TableParagraph"/>
              <w:ind w:left="413" w:right="365" w:hanging="28"/>
              <w:rPr>
                <w:rFonts w:ascii="Arial MT"/>
                <w:sz w:val="21"/>
              </w:rPr>
            </w:pPr>
            <w:r>
              <w:rPr>
                <w:rFonts w:ascii="Arial MT"/>
                <w:spacing w:val="-4"/>
                <w:sz w:val="21"/>
              </w:rPr>
              <w:t>No</w:t>
            </w:r>
            <w:r>
              <w:rPr>
                <w:rFonts w:ascii="Arial MT"/>
                <w:spacing w:val="-12"/>
                <w:sz w:val="21"/>
              </w:rPr>
              <w:t xml:space="preserve"> </w:t>
            </w:r>
            <w:r>
              <w:rPr>
                <w:rFonts w:ascii="Arial MT"/>
                <w:spacing w:val="-4"/>
                <w:sz w:val="21"/>
              </w:rPr>
              <w:t xml:space="preserve">clear </w:t>
            </w:r>
            <w:r>
              <w:rPr>
                <w:rFonts w:ascii="Arial MT"/>
                <w:spacing w:val="-2"/>
                <w:sz w:val="21"/>
              </w:rPr>
              <w:t>process</w:t>
            </w:r>
          </w:p>
        </w:tc>
      </w:tr>
      <w:tr w:rsidR="009A4DFE" w14:paraId="417B09C1" w14:textId="77777777">
        <w:trPr>
          <w:trHeight w:val="1067"/>
        </w:trPr>
        <w:tc>
          <w:tcPr>
            <w:tcW w:w="1965" w:type="dxa"/>
            <w:shd w:val="clear" w:color="auto" w:fill="D4E2EF"/>
          </w:tcPr>
          <w:p w14:paraId="28BE2AEE" w14:textId="77777777" w:rsidR="009A4DFE" w:rsidRDefault="009A4DFE">
            <w:pPr>
              <w:pStyle w:val="TableParagraph"/>
              <w:spacing w:before="50"/>
              <w:rPr>
                <w:b/>
                <w:sz w:val="21"/>
              </w:rPr>
            </w:pPr>
          </w:p>
          <w:p w14:paraId="2281A988" w14:textId="77777777" w:rsidR="009A4DFE" w:rsidRDefault="00DE55D4">
            <w:pPr>
              <w:pStyle w:val="TableParagraph"/>
              <w:ind w:left="519" w:right="355"/>
              <w:rPr>
                <w:rFonts w:ascii="Arial MT"/>
                <w:sz w:val="21"/>
              </w:rPr>
            </w:pPr>
            <w:r>
              <w:rPr>
                <w:rFonts w:ascii="Arial MT"/>
                <w:spacing w:val="-2"/>
                <w:sz w:val="21"/>
              </w:rPr>
              <w:t>Accuracy</w:t>
            </w:r>
            <w:r>
              <w:rPr>
                <w:rFonts w:ascii="Arial MT"/>
                <w:spacing w:val="-17"/>
                <w:sz w:val="21"/>
              </w:rPr>
              <w:t xml:space="preserve"> </w:t>
            </w:r>
            <w:r>
              <w:rPr>
                <w:rFonts w:ascii="Arial MT"/>
                <w:spacing w:val="-2"/>
                <w:sz w:val="21"/>
              </w:rPr>
              <w:t>of Calculation</w:t>
            </w:r>
          </w:p>
        </w:tc>
        <w:tc>
          <w:tcPr>
            <w:tcW w:w="1662" w:type="dxa"/>
          </w:tcPr>
          <w:p w14:paraId="63517B4E" w14:textId="77777777" w:rsidR="009A4DFE" w:rsidRDefault="009A4DFE">
            <w:pPr>
              <w:pStyle w:val="TableParagraph"/>
              <w:spacing w:before="168"/>
              <w:rPr>
                <w:b/>
                <w:sz w:val="21"/>
              </w:rPr>
            </w:pPr>
          </w:p>
          <w:p w14:paraId="47F44251" w14:textId="77777777" w:rsidR="009A4DFE" w:rsidRDefault="00DE55D4">
            <w:pPr>
              <w:pStyle w:val="TableParagraph"/>
              <w:ind w:left="202"/>
              <w:rPr>
                <w:rFonts w:ascii="Arial MT"/>
                <w:sz w:val="21"/>
              </w:rPr>
            </w:pPr>
            <w:r>
              <w:rPr>
                <w:rFonts w:ascii="Arial MT"/>
                <w:spacing w:val="-5"/>
                <w:sz w:val="21"/>
              </w:rPr>
              <w:t>20%</w:t>
            </w:r>
          </w:p>
        </w:tc>
        <w:tc>
          <w:tcPr>
            <w:tcW w:w="1802" w:type="dxa"/>
          </w:tcPr>
          <w:p w14:paraId="00A0F53F" w14:textId="77777777" w:rsidR="009A4DFE" w:rsidRDefault="00DE55D4">
            <w:pPr>
              <w:pStyle w:val="TableParagraph"/>
              <w:spacing w:before="53" w:line="237" w:lineRule="auto"/>
              <w:ind w:left="207" w:right="220"/>
              <w:rPr>
                <w:rFonts w:ascii="Arial MT"/>
                <w:sz w:val="21"/>
              </w:rPr>
            </w:pPr>
            <w:r>
              <w:rPr>
                <w:rFonts w:ascii="Arial MT"/>
                <w:spacing w:val="-2"/>
                <w:sz w:val="21"/>
              </w:rPr>
              <w:t>All</w:t>
            </w:r>
            <w:r>
              <w:rPr>
                <w:rFonts w:ascii="Arial MT"/>
                <w:spacing w:val="-14"/>
                <w:sz w:val="21"/>
              </w:rPr>
              <w:t xml:space="preserve"> </w:t>
            </w:r>
            <w:r>
              <w:rPr>
                <w:rFonts w:ascii="Arial MT"/>
                <w:spacing w:val="-2"/>
                <w:sz w:val="21"/>
              </w:rPr>
              <w:t xml:space="preserve">calculations accurate; </w:t>
            </w:r>
            <w:r>
              <w:rPr>
                <w:rFonts w:ascii="Arial MT"/>
                <w:sz w:val="21"/>
              </w:rPr>
              <w:t xml:space="preserve">correct final </w:t>
            </w:r>
            <w:r>
              <w:rPr>
                <w:rFonts w:ascii="Arial MT"/>
                <w:spacing w:val="-2"/>
                <w:sz w:val="21"/>
              </w:rPr>
              <w:t>answer</w:t>
            </w:r>
          </w:p>
        </w:tc>
        <w:tc>
          <w:tcPr>
            <w:tcW w:w="1708" w:type="dxa"/>
          </w:tcPr>
          <w:p w14:paraId="39ED20DE" w14:textId="77777777" w:rsidR="009A4DFE" w:rsidRDefault="00DE55D4">
            <w:pPr>
              <w:pStyle w:val="TableParagraph"/>
              <w:spacing w:before="169"/>
              <w:ind w:left="202" w:right="527"/>
              <w:rPr>
                <w:rFonts w:ascii="Arial MT"/>
                <w:sz w:val="21"/>
              </w:rPr>
            </w:pPr>
            <w:r>
              <w:rPr>
                <w:rFonts w:ascii="Arial MT"/>
                <w:spacing w:val="-2"/>
                <w:sz w:val="21"/>
              </w:rPr>
              <w:t xml:space="preserve">Minor </w:t>
            </w:r>
            <w:r>
              <w:rPr>
                <w:rFonts w:ascii="Arial MT"/>
                <w:spacing w:val="-4"/>
                <w:sz w:val="21"/>
              </w:rPr>
              <w:t xml:space="preserve">calculation </w:t>
            </w:r>
            <w:r>
              <w:rPr>
                <w:rFonts w:ascii="Arial MT"/>
                <w:spacing w:val="-2"/>
                <w:sz w:val="21"/>
              </w:rPr>
              <w:t>errors</w:t>
            </w:r>
          </w:p>
        </w:tc>
        <w:tc>
          <w:tcPr>
            <w:tcW w:w="1875" w:type="dxa"/>
          </w:tcPr>
          <w:p w14:paraId="5912BA37" w14:textId="77777777" w:rsidR="009A4DFE" w:rsidRDefault="00DE55D4">
            <w:pPr>
              <w:pStyle w:val="TableParagraph"/>
              <w:spacing w:before="169"/>
              <w:ind w:left="205" w:right="180"/>
              <w:rPr>
                <w:rFonts w:ascii="Arial MT"/>
                <w:sz w:val="21"/>
              </w:rPr>
            </w:pPr>
            <w:r>
              <w:rPr>
                <w:rFonts w:ascii="Arial MT"/>
                <w:spacing w:val="-2"/>
                <w:sz w:val="21"/>
              </w:rPr>
              <w:t>Frequent</w:t>
            </w:r>
            <w:r>
              <w:rPr>
                <w:rFonts w:ascii="Arial MT"/>
                <w:spacing w:val="-16"/>
                <w:sz w:val="21"/>
              </w:rPr>
              <w:t xml:space="preserve"> </w:t>
            </w:r>
            <w:r>
              <w:rPr>
                <w:rFonts w:ascii="Arial MT"/>
                <w:spacing w:val="-2"/>
                <w:sz w:val="21"/>
              </w:rPr>
              <w:t xml:space="preserve">errors; </w:t>
            </w:r>
            <w:r>
              <w:rPr>
                <w:rFonts w:ascii="Arial MT"/>
                <w:sz w:val="21"/>
              </w:rPr>
              <w:t xml:space="preserve">incorrect final </w:t>
            </w:r>
            <w:r>
              <w:rPr>
                <w:rFonts w:ascii="Arial MT"/>
                <w:spacing w:val="-2"/>
                <w:sz w:val="21"/>
              </w:rPr>
              <w:t>answer</w:t>
            </w:r>
          </w:p>
        </w:tc>
        <w:tc>
          <w:tcPr>
            <w:tcW w:w="1530" w:type="dxa"/>
          </w:tcPr>
          <w:p w14:paraId="3E7EC5EB" w14:textId="77777777" w:rsidR="009A4DFE" w:rsidRDefault="009A4DFE">
            <w:pPr>
              <w:pStyle w:val="TableParagraph"/>
              <w:spacing w:before="50"/>
              <w:rPr>
                <w:b/>
                <w:sz w:val="21"/>
              </w:rPr>
            </w:pPr>
          </w:p>
          <w:p w14:paraId="207B9E77" w14:textId="77777777" w:rsidR="009A4DFE" w:rsidRDefault="00DE55D4">
            <w:pPr>
              <w:pStyle w:val="TableParagraph"/>
              <w:ind w:left="277" w:right="173" w:firstLine="167"/>
              <w:rPr>
                <w:rFonts w:ascii="Arial MT"/>
                <w:sz w:val="21"/>
              </w:rPr>
            </w:pPr>
            <w:r>
              <w:rPr>
                <w:rFonts w:ascii="Arial MT"/>
                <w:sz w:val="21"/>
              </w:rPr>
              <w:t xml:space="preserve">No valid </w:t>
            </w:r>
            <w:r>
              <w:rPr>
                <w:rFonts w:ascii="Arial MT"/>
                <w:spacing w:val="-4"/>
                <w:sz w:val="21"/>
              </w:rPr>
              <w:t>calculations</w:t>
            </w:r>
          </w:p>
        </w:tc>
      </w:tr>
      <w:tr w:rsidR="009A4DFE" w14:paraId="1B234716" w14:textId="77777777">
        <w:trPr>
          <w:trHeight w:val="1542"/>
        </w:trPr>
        <w:tc>
          <w:tcPr>
            <w:tcW w:w="1965" w:type="dxa"/>
            <w:shd w:val="clear" w:color="auto" w:fill="D4E2EF"/>
          </w:tcPr>
          <w:p w14:paraId="283218BE" w14:textId="77777777" w:rsidR="009A4DFE" w:rsidRDefault="009A4DFE">
            <w:pPr>
              <w:pStyle w:val="TableParagraph"/>
              <w:rPr>
                <w:b/>
                <w:sz w:val="21"/>
              </w:rPr>
            </w:pPr>
          </w:p>
          <w:p w14:paraId="24EBEC85" w14:textId="77777777" w:rsidR="009A4DFE" w:rsidRDefault="009A4DFE">
            <w:pPr>
              <w:pStyle w:val="TableParagraph"/>
              <w:spacing w:before="43"/>
              <w:rPr>
                <w:b/>
                <w:sz w:val="21"/>
              </w:rPr>
            </w:pPr>
          </w:p>
          <w:p w14:paraId="09DD6656" w14:textId="77777777" w:rsidR="009A4DFE" w:rsidRDefault="00DE55D4">
            <w:pPr>
              <w:pStyle w:val="TableParagraph"/>
              <w:ind w:left="519" w:right="234"/>
              <w:rPr>
                <w:rFonts w:ascii="Arial MT"/>
                <w:sz w:val="21"/>
              </w:rPr>
            </w:pPr>
            <w:r>
              <w:rPr>
                <w:rFonts w:ascii="Arial MT"/>
                <w:spacing w:val="-4"/>
                <w:sz w:val="21"/>
              </w:rPr>
              <w:t xml:space="preserve">Interpretation </w:t>
            </w:r>
            <w:r>
              <w:rPr>
                <w:rFonts w:ascii="Arial MT"/>
                <w:sz w:val="21"/>
              </w:rPr>
              <w:t>of Results</w:t>
            </w:r>
          </w:p>
        </w:tc>
        <w:tc>
          <w:tcPr>
            <w:tcW w:w="1662" w:type="dxa"/>
          </w:tcPr>
          <w:p w14:paraId="0DABB7AE" w14:textId="77777777" w:rsidR="009A4DFE" w:rsidRDefault="009A4DFE">
            <w:pPr>
              <w:pStyle w:val="TableParagraph"/>
              <w:rPr>
                <w:b/>
                <w:sz w:val="21"/>
              </w:rPr>
            </w:pPr>
          </w:p>
          <w:p w14:paraId="0FB237CD" w14:textId="77777777" w:rsidR="009A4DFE" w:rsidRDefault="009A4DFE">
            <w:pPr>
              <w:pStyle w:val="TableParagraph"/>
              <w:spacing w:before="161"/>
              <w:rPr>
                <w:b/>
                <w:sz w:val="21"/>
              </w:rPr>
            </w:pPr>
          </w:p>
          <w:p w14:paraId="43135FAE" w14:textId="77777777" w:rsidR="009A4DFE" w:rsidRDefault="00DE55D4">
            <w:pPr>
              <w:pStyle w:val="TableParagraph"/>
              <w:ind w:left="202"/>
              <w:rPr>
                <w:rFonts w:ascii="Arial MT"/>
                <w:sz w:val="21"/>
              </w:rPr>
            </w:pPr>
            <w:r>
              <w:rPr>
                <w:rFonts w:ascii="Arial MT"/>
                <w:spacing w:val="-5"/>
                <w:sz w:val="21"/>
              </w:rPr>
              <w:t>15%</w:t>
            </w:r>
          </w:p>
        </w:tc>
        <w:tc>
          <w:tcPr>
            <w:tcW w:w="1802" w:type="dxa"/>
          </w:tcPr>
          <w:p w14:paraId="594A767E" w14:textId="77777777" w:rsidR="009A4DFE" w:rsidRDefault="00DE55D4">
            <w:pPr>
              <w:pStyle w:val="TableParagraph"/>
              <w:spacing w:before="53" w:line="237" w:lineRule="auto"/>
              <w:ind w:left="207" w:right="511"/>
              <w:rPr>
                <w:rFonts w:ascii="Arial MT"/>
                <w:sz w:val="21"/>
              </w:rPr>
            </w:pPr>
            <w:r>
              <w:rPr>
                <w:rFonts w:ascii="Arial MT"/>
                <w:spacing w:val="-2"/>
                <w:sz w:val="21"/>
              </w:rPr>
              <w:t xml:space="preserve">Clearly interprets </w:t>
            </w:r>
            <w:r>
              <w:rPr>
                <w:rFonts w:ascii="Arial MT"/>
                <w:sz w:val="21"/>
              </w:rPr>
              <w:t>results</w:t>
            </w:r>
            <w:r>
              <w:rPr>
                <w:rFonts w:ascii="Arial MT"/>
                <w:spacing w:val="-15"/>
                <w:sz w:val="21"/>
              </w:rPr>
              <w:t xml:space="preserve"> </w:t>
            </w:r>
            <w:r>
              <w:rPr>
                <w:rFonts w:ascii="Arial MT"/>
                <w:sz w:val="21"/>
              </w:rPr>
              <w:t xml:space="preserve">with units and </w:t>
            </w:r>
            <w:r>
              <w:rPr>
                <w:rFonts w:ascii="Arial MT"/>
                <w:spacing w:val="-4"/>
                <w:sz w:val="21"/>
              </w:rPr>
              <w:t xml:space="preserve">engineering </w:t>
            </w:r>
            <w:r>
              <w:rPr>
                <w:rFonts w:ascii="Arial MT"/>
                <w:spacing w:val="-2"/>
                <w:sz w:val="21"/>
              </w:rPr>
              <w:t>relevance</w:t>
            </w:r>
          </w:p>
        </w:tc>
        <w:tc>
          <w:tcPr>
            <w:tcW w:w="1708" w:type="dxa"/>
          </w:tcPr>
          <w:p w14:paraId="18B0A946" w14:textId="77777777" w:rsidR="009A4DFE" w:rsidRDefault="009A4DFE">
            <w:pPr>
              <w:pStyle w:val="TableParagraph"/>
              <w:spacing w:before="51"/>
              <w:rPr>
                <w:b/>
                <w:sz w:val="21"/>
              </w:rPr>
            </w:pPr>
          </w:p>
          <w:p w14:paraId="4C5AB2AD" w14:textId="77777777" w:rsidR="009A4DFE" w:rsidRDefault="00DE55D4">
            <w:pPr>
              <w:pStyle w:val="TableParagraph"/>
              <w:spacing w:before="1" w:line="237" w:lineRule="auto"/>
              <w:ind w:left="202"/>
              <w:rPr>
                <w:rFonts w:ascii="Arial MT"/>
                <w:sz w:val="21"/>
              </w:rPr>
            </w:pPr>
            <w:r>
              <w:rPr>
                <w:rFonts w:ascii="Arial MT"/>
                <w:spacing w:val="-2"/>
                <w:sz w:val="21"/>
              </w:rPr>
              <w:t xml:space="preserve">Basic </w:t>
            </w:r>
            <w:r>
              <w:rPr>
                <w:rFonts w:ascii="Arial MT"/>
                <w:spacing w:val="-4"/>
                <w:sz w:val="21"/>
              </w:rPr>
              <w:t xml:space="preserve">interpretation </w:t>
            </w:r>
            <w:r>
              <w:rPr>
                <w:rFonts w:ascii="Arial MT"/>
                <w:sz w:val="21"/>
              </w:rPr>
              <w:t xml:space="preserve">with minor </w:t>
            </w:r>
            <w:r>
              <w:rPr>
                <w:rFonts w:ascii="Arial MT"/>
                <w:spacing w:val="-2"/>
                <w:sz w:val="21"/>
              </w:rPr>
              <w:t>omissions</w:t>
            </w:r>
          </w:p>
        </w:tc>
        <w:tc>
          <w:tcPr>
            <w:tcW w:w="1875" w:type="dxa"/>
          </w:tcPr>
          <w:p w14:paraId="4E85854B" w14:textId="77777777" w:rsidR="009A4DFE" w:rsidRDefault="009A4DFE">
            <w:pPr>
              <w:pStyle w:val="TableParagraph"/>
              <w:spacing w:before="171"/>
              <w:rPr>
                <w:b/>
                <w:sz w:val="21"/>
              </w:rPr>
            </w:pPr>
          </w:p>
          <w:p w14:paraId="73575E0B" w14:textId="77777777" w:rsidR="009A4DFE" w:rsidRDefault="00DE55D4">
            <w:pPr>
              <w:pStyle w:val="TableParagraph"/>
              <w:spacing w:line="235" w:lineRule="auto"/>
              <w:ind w:left="205" w:right="83"/>
              <w:rPr>
                <w:rFonts w:ascii="Arial MT"/>
                <w:sz w:val="21"/>
              </w:rPr>
            </w:pPr>
            <w:r>
              <w:rPr>
                <w:rFonts w:ascii="Arial MT"/>
                <w:sz w:val="21"/>
              </w:rPr>
              <w:t xml:space="preserve">Limited or </w:t>
            </w:r>
            <w:r>
              <w:rPr>
                <w:rFonts w:ascii="Arial MT"/>
                <w:spacing w:val="-2"/>
                <w:sz w:val="21"/>
              </w:rPr>
              <w:t xml:space="preserve">unclear </w:t>
            </w:r>
            <w:r>
              <w:rPr>
                <w:rFonts w:ascii="Arial MT"/>
                <w:spacing w:val="-4"/>
                <w:sz w:val="21"/>
              </w:rPr>
              <w:t>interpretation</w:t>
            </w:r>
          </w:p>
        </w:tc>
        <w:tc>
          <w:tcPr>
            <w:tcW w:w="1530" w:type="dxa"/>
          </w:tcPr>
          <w:p w14:paraId="79BFB6FE" w14:textId="77777777" w:rsidR="009A4DFE" w:rsidRDefault="009A4DFE">
            <w:pPr>
              <w:pStyle w:val="TableParagraph"/>
              <w:rPr>
                <w:b/>
                <w:sz w:val="21"/>
              </w:rPr>
            </w:pPr>
          </w:p>
          <w:p w14:paraId="4ADC16CC" w14:textId="77777777" w:rsidR="009A4DFE" w:rsidRDefault="009A4DFE">
            <w:pPr>
              <w:pStyle w:val="TableParagraph"/>
              <w:spacing w:before="43"/>
              <w:rPr>
                <w:b/>
                <w:sz w:val="21"/>
              </w:rPr>
            </w:pPr>
          </w:p>
          <w:p w14:paraId="786378EE" w14:textId="77777777" w:rsidR="009A4DFE" w:rsidRDefault="00DE55D4">
            <w:pPr>
              <w:pStyle w:val="TableParagraph"/>
              <w:ind w:left="214" w:right="90" w:firstLine="470"/>
              <w:rPr>
                <w:rFonts w:ascii="Arial MT"/>
                <w:sz w:val="21"/>
              </w:rPr>
            </w:pPr>
            <w:r>
              <w:rPr>
                <w:rFonts w:ascii="Arial MT"/>
                <w:spacing w:val="-6"/>
                <w:sz w:val="21"/>
              </w:rPr>
              <w:t xml:space="preserve">No </w:t>
            </w:r>
            <w:r>
              <w:rPr>
                <w:rFonts w:ascii="Arial MT"/>
                <w:spacing w:val="-4"/>
                <w:sz w:val="21"/>
              </w:rPr>
              <w:t>interpretation</w:t>
            </w:r>
          </w:p>
        </w:tc>
      </w:tr>
      <w:tr w:rsidR="009A4DFE" w14:paraId="5494F27F" w14:textId="77777777">
        <w:trPr>
          <w:trHeight w:val="1782"/>
        </w:trPr>
        <w:tc>
          <w:tcPr>
            <w:tcW w:w="1965" w:type="dxa"/>
            <w:shd w:val="clear" w:color="auto" w:fill="D4E2EF"/>
          </w:tcPr>
          <w:p w14:paraId="336ADDF3" w14:textId="77777777" w:rsidR="009A4DFE" w:rsidRDefault="009A4DFE">
            <w:pPr>
              <w:pStyle w:val="TableParagraph"/>
              <w:rPr>
                <w:b/>
                <w:sz w:val="21"/>
              </w:rPr>
            </w:pPr>
          </w:p>
          <w:p w14:paraId="25D18DA5" w14:textId="77777777" w:rsidR="009A4DFE" w:rsidRDefault="009A4DFE">
            <w:pPr>
              <w:pStyle w:val="TableParagraph"/>
              <w:spacing w:before="172"/>
              <w:rPr>
                <w:b/>
                <w:sz w:val="21"/>
              </w:rPr>
            </w:pPr>
          </w:p>
          <w:p w14:paraId="7333A8AA" w14:textId="77777777" w:rsidR="009A4DFE" w:rsidRDefault="00DE55D4">
            <w:pPr>
              <w:pStyle w:val="TableParagraph"/>
              <w:spacing w:line="232" w:lineRule="auto"/>
              <w:ind w:left="519" w:right="102"/>
              <w:rPr>
                <w:rFonts w:ascii="Arial MT"/>
                <w:sz w:val="21"/>
              </w:rPr>
            </w:pPr>
            <w:r>
              <w:rPr>
                <w:rFonts w:ascii="Arial MT"/>
                <w:spacing w:val="-2"/>
                <w:sz w:val="21"/>
              </w:rPr>
              <w:t xml:space="preserve">Problem </w:t>
            </w:r>
            <w:r>
              <w:rPr>
                <w:rFonts w:ascii="Arial MT"/>
                <w:spacing w:val="-4"/>
                <w:sz w:val="21"/>
              </w:rPr>
              <w:t>Understanding</w:t>
            </w:r>
          </w:p>
        </w:tc>
        <w:tc>
          <w:tcPr>
            <w:tcW w:w="1662" w:type="dxa"/>
          </w:tcPr>
          <w:p w14:paraId="1FDA64AA" w14:textId="77777777" w:rsidR="009A4DFE" w:rsidRDefault="009A4DFE">
            <w:pPr>
              <w:pStyle w:val="TableParagraph"/>
              <w:rPr>
                <w:b/>
                <w:sz w:val="21"/>
              </w:rPr>
            </w:pPr>
          </w:p>
          <w:p w14:paraId="18549E9C" w14:textId="77777777" w:rsidR="009A4DFE" w:rsidRDefault="009A4DFE">
            <w:pPr>
              <w:pStyle w:val="TableParagraph"/>
              <w:rPr>
                <w:b/>
                <w:sz w:val="21"/>
              </w:rPr>
            </w:pPr>
          </w:p>
          <w:p w14:paraId="015579C7" w14:textId="77777777" w:rsidR="009A4DFE" w:rsidRDefault="009A4DFE">
            <w:pPr>
              <w:pStyle w:val="TableParagraph"/>
              <w:spacing w:before="42"/>
              <w:rPr>
                <w:b/>
                <w:sz w:val="21"/>
              </w:rPr>
            </w:pPr>
          </w:p>
          <w:p w14:paraId="472D761F" w14:textId="77777777" w:rsidR="009A4DFE" w:rsidRDefault="00DE55D4">
            <w:pPr>
              <w:pStyle w:val="TableParagraph"/>
              <w:ind w:left="122"/>
              <w:jc w:val="center"/>
              <w:rPr>
                <w:rFonts w:ascii="Arial MT"/>
                <w:sz w:val="21"/>
              </w:rPr>
            </w:pPr>
            <w:r>
              <w:rPr>
                <w:rFonts w:ascii="Arial MT"/>
                <w:spacing w:val="-5"/>
                <w:sz w:val="21"/>
              </w:rPr>
              <w:t>20%</w:t>
            </w:r>
          </w:p>
        </w:tc>
        <w:tc>
          <w:tcPr>
            <w:tcW w:w="1802" w:type="dxa"/>
          </w:tcPr>
          <w:p w14:paraId="36197142" w14:textId="77777777" w:rsidR="009A4DFE" w:rsidRDefault="00DE55D4">
            <w:pPr>
              <w:pStyle w:val="TableParagraph"/>
              <w:spacing w:before="53" w:line="237" w:lineRule="auto"/>
              <w:ind w:left="238" w:right="109" w:firstLine="1"/>
              <w:jc w:val="center"/>
              <w:rPr>
                <w:rFonts w:ascii="Arial MT"/>
                <w:sz w:val="21"/>
              </w:rPr>
            </w:pPr>
            <w:r>
              <w:rPr>
                <w:rFonts w:ascii="Arial MT"/>
                <w:spacing w:val="-2"/>
                <w:sz w:val="21"/>
              </w:rPr>
              <w:t xml:space="preserve">Clearly interprets problem, </w:t>
            </w:r>
            <w:r>
              <w:rPr>
                <w:rFonts w:ascii="Arial MT"/>
                <w:sz w:val="21"/>
              </w:rPr>
              <w:t xml:space="preserve">identifies all </w:t>
            </w:r>
            <w:r>
              <w:rPr>
                <w:rFonts w:ascii="Arial MT"/>
                <w:spacing w:val="-2"/>
                <w:sz w:val="21"/>
              </w:rPr>
              <w:t>parameters</w:t>
            </w:r>
            <w:r>
              <w:rPr>
                <w:rFonts w:ascii="Arial MT"/>
                <w:spacing w:val="-16"/>
                <w:sz w:val="21"/>
              </w:rPr>
              <w:t xml:space="preserve"> </w:t>
            </w:r>
            <w:r>
              <w:rPr>
                <w:rFonts w:ascii="Arial MT"/>
                <w:spacing w:val="-2"/>
                <w:sz w:val="21"/>
              </w:rPr>
              <w:t>and requirements accurately</w:t>
            </w:r>
          </w:p>
        </w:tc>
        <w:tc>
          <w:tcPr>
            <w:tcW w:w="1708" w:type="dxa"/>
          </w:tcPr>
          <w:p w14:paraId="091AC8CC" w14:textId="77777777" w:rsidR="009A4DFE" w:rsidRDefault="009A4DFE">
            <w:pPr>
              <w:pStyle w:val="TableParagraph"/>
              <w:rPr>
                <w:b/>
                <w:sz w:val="21"/>
              </w:rPr>
            </w:pPr>
          </w:p>
          <w:p w14:paraId="6395E916" w14:textId="77777777" w:rsidR="009A4DFE" w:rsidRDefault="009A4DFE">
            <w:pPr>
              <w:pStyle w:val="TableParagraph"/>
              <w:spacing w:before="43"/>
              <w:rPr>
                <w:b/>
                <w:sz w:val="21"/>
              </w:rPr>
            </w:pPr>
          </w:p>
          <w:p w14:paraId="091BECED" w14:textId="77777777" w:rsidR="009A4DFE" w:rsidRDefault="00DE55D4">
            <w:pPr>
              <w:pStyle w:val="TableParagraph"/>
              <w:ind w:left="320" w:right="196"/>
              <w:jc w:val="both"/>
              <w:rPr>
                <w:rFonts w:ascii="Arial MT"/>
                <w:sz w:val="21"/>
              </w:rPr>
            </w:pPr>
            <w:r>
              <w:rPr>
                <w:rFonts w:ascii="Arial MT"/>
                <w:spacing w:val="-2"/>
                <w:sz w:val="21"/>
              </w:rPr>
              <w:t>Understands problem</w:t>
            </w:r>
            <w:r>
              <w:rPr>
                <w:rFonts w:ascii="Arial MT"/>
                <w:spacing w:val="-13"/>
                <w:sz w:val="21"/>
              </w:rPr>
              <w:t xml:space="preserve"> </w:t>
            </w:r>
            <w:r>
              <w:rPr>
                <w:rFonts w:ascii="Arial MT"/>
                <w:spacing w:val="-2"/>
                <w:sz w:val="21"/>
              </w:rPr>
              <w:t xml:space="preserve">with </w:t>
            </w:r>
            <w:r>
              <w:rPr>
                <w:rFonts w:ascii="Arial MT"/>
                <w:sz w:val="21"/>
              </w:rPr>
              <w:t>minor gaps</w:t>
            </w:r>
          </w:p>
        </w:tc>
        <w:tc>
          <w:tcPr>
            <w:tcW w:w="1875" w:type="dxa"/>
          </w:tcPr>
          <w:p w14:paraId="0F5D0436" w14:textId="77777777" w:rsidR="009A4DFE" w:rsidRDefault="009A4DFE">
            <w:pPr>
              <w:pStyle w:val="TableParagraph"/>
              <w:spacing w:before="169"/>
              <w:rPr>
                <w:b/>
                <w:sz w:val="21"/>
              </w:rPr>
            </w:pPr>
          </w:p>
          <w:p w14:paraId="7E77435C" w14:textId="77777777" w:rsidR="009A4DFE" w:rsidRDefault="00DE55D4">
            <w:pPr>
              <w:pStyle w:val="TableParagraph"/>
              <w:spacing w:line="237" w:lineRule="auto"/>
              <w:ind w:left="319" w:right="197" w:firstLine="3"/>
              <w:jc w:val="center"/>
              <w:rPr>
                <w:rFonts w:ascii="Arial MT"/>
                <w:sz w:val="21"/>
              </w:rPr>
            </w:pPr>
            <w:r>
              <w:rPr>
                <w:rFonts w:ascii="Arial MT"/>
                <w:spacing w:val="-2"/>
                <w:sz w:val="21"/>
              </w:rPr>
              <w:t xml:space="preserve">Partial </w:t>
            </w:r>
            <w:r>
              <w:rPr>
                <w:rFonts w:ascii="Arial MT"/>
                <w:spacing w:val="-4"/>
                <w:sz w:val="21"/>
              </w:rPr>
              <w:t xml:space="preserve">understanding; </w:t>
            </w:r>
            <w:r>
              <w:rPr>
                <w:rFonts w:ascii="Arial MT"/>
                <w:sz w:val="21"/>
              </w:rPr>
              <w:t xml:space="preserve">misses key </w:t>
            </w:r>
            <w:r>
              <w:rPr>
                <w:rFonts w:ascii="Arial MT"/>
                <w:spacing w:val="-2"/>
                <w:sz w:val="21"/>
              </w:rPr>
              <w:t>elements</w:t>
            </w:r>
          </w:p>
        </w:tc>
        <w:tc>
          <w:tcPr>
            <w:tcW w:w="1530" w:type="dxa"/>
          </w:tcPr>
          <w:p w14:paraId="40602605" w14:textId="77777777" w:rsidR="009A4DFE" w:rsidRDefault="009A4DFE">
            <w:pPr>
              <w:pStyle w:val="TableParagraph"/>
              <w:spacing w:before="169"/>
              <w:rPr>
                <w:b/>
                <w:sz w:val="21"/>
              </w:rPr>
            </w:pPr>
          </w:p>
          <w:p w14:paraId="439F628F" w14:textId="77777777" w:rsidR="009A4DFE" w:rsidRDefault="00DE55D4">
            <w:pPr>
              <w:pStyle w:val="TableParagraph"/>
              <w:spacing w:line="237" w:lineRule="auto"/>
              <w:ind w:left="237" w:right="114"/>
              <w:jc w:val="center"/>
              <w:rPr>
                <w:rFonts w:ascii="Arial MT"/>
                <w:sz w:val="21"/>
              </w:rPr>
            </w:pPr>
            <w:r>
              <w:rPr>
                <w:rFonts w:ascii="Arial MT"/>
                <w:spacing w:val="-4"/>
                <w:sz w:val="21"/>
              </w:rPr>
              <w:t xml:space="preserve">Misinterprets </w:t>
            </w:r>
            <w:r>
              <w:rPr>
                <w:rFonts w:ascii="Arial MT"/>
                <w:sz w:val="21"/>
              </w:rPr>
              <w:t xml:space="preserve">or unable to </w:t>
            </w:r>
            <w:r>
              <w:rPr>
                <w:rFonts w:ascii="Arial MT"/>
                <w:spacing w:val="-2"/>
                <w:sz w:val="21"/>
              </w:rPr>
              <w:t>understand problem</w:t>
            </w:r>
          </w:p>
        </w:tc>
      </w:tr>
    </w:tbl>
    <w:p w14:paraId="7127D736" w14:textId="77777777" w:rsidR="009A4DFE" w:rsidRDefault="009A4DFE">
      <w:pPr>
        <w:pStyle w:val="TableParagraph"/>
        <w:spacing w:line="237" w:lineRule="auto"/>
        <w:jc w:val="center"/>
        <w:rPr>
          <w:rFonts w:ascii="Arial MT"/>
          <w:sz w:val="21"/>
        </w:rPr>
        <w:sectPr w:rsidR="009A4DFE">
          <w:pgSz w:w="12240" w:h="15840"/>
          <w:pgMar w:top="1340" w:right="1080" w:bottom="280" w:left="360" w:header="720" w:footer="720" w:gutter="0"/>
          <w:cols w:space="720"/>
        </w:sectPr>
      </w:pPr>
    </w:p>
    <w:p w14:paraId="21317016" w14:textId="77777777" w:rsidR="009A4DFE" w:rsidRDefault="00DE55D4">
      <w:pPr>
        <w:spacing w:before="63"/>
        <w:ind w:left="63" w:right="642"/>
        <w:jc w:val="center"/>
        <w:rPr>
          <w:b/>
          <w:sz w:val="24"/>
        </w:rPr>
      </w:pPr>
      <w:r>
        <w:rPr>
          <w:b/>
          <w:sz w:val="24"/>
        </w:rPr>
        <w:lastRenderedPageBreak/>
        <w:t>A</w:t>
      </w:r>
      <w:r>
        <w:rPr>
          <w:b/>
          <w:sz w:val="24"/>
        </w:rPr>
        <w:t>nnexure</w:t>
      </w:r>
      <w:r>
        <w:rPr>
          <w:b/>
          <w:spacing w:val="-5"/>
          <w:sz w:val="24"/>
        </w:rPr>
        <w:t xml:space="preserve"> </w:t>
      </w:r>
      <w:r>
        <w:rPr>
          <w:b/>
          <w:spacing w:val="-12"/>
          <w:sz w:val="24"/>
        </w:rPr>
        <w:t>A</w:t>
      </w:r>
    </w:p>
    <w:p w14:paraId="00A5CA39" w14:textId="77777777" w:rsidR="009A4DFE" w:rsidRDefault="009A4DFE">
      <w:pPr>
        <w:pStyle w:val="BodyText"/>
        <w:spacing w:before="229"/>
        <w:rPr>
          <w:b/>
          <w:sz w:val="28"/>
        </w:rPr>
      </w:pPr>
    </w:p>
    <w:p w14:paraId="734B9218" w14:textId="77777777" w:rsidR="009A4DFE" w:rsidRDefault="00DE55D4">
      <w:pPr>
        <w:ind w:left="1080"/>
        <w:rPr>
          <w:b/>
          <w:sz w:val="28"/>
        </w:rPr>
      </w:pPr>
      <w:r>
        <w:rPr>
          <w:b/>
          <w:sz w:val="28"/>
          <w:u w:val="single"/>
        </w:rPr>
        <w:t>Analytical</w:t>
      </w:r>
      <w:r>
        <w:rPr>
          <w:b/>
          <w:spacing w:val="-11"/>
          <w:sz w:val="28"/>
          <w:u w:val="single"/>
        </w:rPr>
        <w:t xml:space="preserve"> </w:t>
      </w:r>
      <w:r>
        <w:rPr>
          <w:b/>
          <w:sz w:val="28"/>
          <w:u w:val="single"/>
        </w:rPr>
        <w:t>Problem</w:t>
      </w:r>
      <w:r>
        <w:rPr>
          <w:b/>
          <w:spacing w:val="-11"/>
          <w:sz w:val="28"/>
          <w:u w:val="single"/>
        </w:rPr>
        <w:t xml:space="preserve"> </w:t>
      </w:r>
      <w:r>
        <w:rPr>
          <w:b/>
          <w:spacing w:val="-2"/>
          <w:sz w:val="28"/>
          <w:u w:val="single"/>
        </w:rPr>
        <w:t>Solving</w:t>
      </w:r>
    </w:p>
    <w:p w14:paraId="35309510" w14:textId="77777777" w:rsidR="009A4DFE" w:rsidRDefault="009A4DFE">
      <w:pPr>
        <w:pStyle w:val="BodyText"/>
        <w:rPr>
          <w:b/>
        </w:rPr>
      </w:pPr>
    </w:p>
    <w:p w14:paraId="23D34CDF" w14:textId="77777777" w:rsidR="009A4DFE" w:rsidRDefault="009A4DFE">
      <w:pPr>
        <w:pStyle w:val="BodyText"/>
        <w:spacing w:before="100"/>
        <w:rPr>
          <w:b/>
        </w:rPr>
      </w:pPr>
    </w:p>
    <w:p w14:paraId="7C38DA7A" w14:textId="77777777" w:rsidR="009A4DFE" w:rsidRPr="00962DE1" w:rsidRDefault="00DE55D4">
      <w:pPr>
        <w:pStyle w:val="ListParagraph"/>
        <w:numPr>
          <w:ilvl w:val="0"/>
          <w:numId w:val="1"/>
        </w:numPr>
        <w:tabs>
          <w:tab w:val="left" w:pos="1892"/>
        </w:tabs>
        <w:spacing w:line="360" w:lineRule="auto"/>
        <w:ind w:right="1072"/>
        <w:jc w:val="both"/>
        <w:rPr>
          <w:b/>
          <w:bCs/>
          <w:sz w:val="24"/>
        </w:rPr>
      </w:pPr>
      <w:r w:rsidRPr="00962DE1">
        <w:rPr>
          <w:b/>
          <w:bCs/>
          <w:sz w:val="24"/>
        </w:rPr>
        <w:t>Solve the Water Jug problem: you are given 2 jugs, a 4-gallon one and 3-gallon one. Neither has any measuring maker on it. There is a pump that can be used to fill the jugs</w:t>
      </w:r>
      <w:r w:rsidRPr="00962DE1">
        <w:rPr>
          <w:b/>
          <w:bCs/>
          <w:spacing w:val="-15"/>
          <w:sz w:val="24"/>
        </w:rPr>
        <w:t xml:space="preserve"> </w:t>
      </w:r>
      <w:r w:rsidRPr="00962DE1">
        <w:rPr>
          <w:b/>
          <w:bCs/>
          <w:sz w:val="24"/>
        </w:rPr>
        <w:t>with</w:t>
      </w:r>
      <w:r w:rsidRPr="00962DE1">
        <w:rPr>
          <w:b/>
          <w:bCs/>
          <w:spacing w:val="-15"/>
          <w:sz w:val="24"/>
        </w:rPr>
        <w:t xml:space="preserve"> </w:t>
      </w:r>
      <w:r w:rsidRPr="00962DE1">
        <w:rPr>
          <w:b/>
          <w:bCs/>
          <w:sz w:val="24"/>
        </w:rPr>
        <w:t>water.</w:t>
      </w:r>
      <w:r w:rsidRPr="00962DE1">
        <w:rPr>
          <w:b/>
          <w:bCs/>
          <w:spacing w:val="-13"/>
          <w:sz w:val="24"/>
        </w:rPr>
        <w:t xml:space="preserve"> </w:t>
      </w:r>
      <w:r w:rsidRPr="00962DE1">
        <w:rPr>
          <w:b/>
          <w:bCs/>
          <w:sz w:val="24"/>
        </w:rPr>
        <w:t>How</w:t>
      </w:r>
      <w:r w:rsidRPr="00962DE1">
        <w:rPr>
          <w:b/>
          <w:bCs/>
          <w:spacing w:val="-15"/>
          <w:sz w:val="24"/>
        </w:rPr>
        <w:t xml:space="preserve"> </w:t>
      </w:r>
      <w:r w:rsidRPr="00962DE1">
        <w:rPr>
          <w:b/>
          <w:bCs/>
          <w:sz w:val="24"/>
        </w:rPr>
        <w:t>can</w:t>
      </w:r>
      <w:r w:rsidRPr="00962DE1">
        <w:rPr>
          <w:b/>
          <w:bCs/>
          <w:spacing w:val="-10"/>
          <w:sz w:val="24"/>
        </w:rPr>
        <w:t xml:space="preserve"> </w:t>
      </w:r>
      <w:r w:rsidRPr="00962DE1">
        <w:rPr>
          <w:b/>
          <w:bCs/>
          <w:sz w:val="24"/>
        </w:rPr>
        <w:t>you</w:t>
      </w:r>
      <w:r w:rsidRPr="00962DE1">
        <w:rPr>
          <w:b/>
          <w:bCs/>
          <w:spacing w:val="-10"/>
          <w:sz w:val="24"/>
        </w:rPr>
        <w:t xml:space="preserve"> </w:t>
      </w:r>
      <w:r w:rsidRPr="00962DE1">
        <w:rPr>
          <w:b/>
          <w:bCs/>
          <w:sz w:val="24"/>
        </w:rPr>
        <w:t>get</w:t>
      </w:r>
      <w:r w:rsidRPr="00962DE1">
        <w:rPr>
          <w:b/>
          <w:bCs/>
          <w:spacing w:val="-9"/>
          <w:sz w:val="24"/>
        </w:rPr>
        <w:t xml:space="preserve"> </w:t>
      </w:r>
      <w:r w:rsidRPr="00962DE1">
        <w:rPr>
          <w:b/>
          <w:bCs/>
          <w:sz w:val="24"/>
        </w:rPr>
        <w:t>exactly</w:t>
      </w:r>
      <w:r w:rsidRPr="00962DE1">
        <w:rPr>
          <w:b/>
          <w:bCs/>
          <w:spacing w:val="-15"/>
          <w:sz w:val="24"/>
        </w:rPr>
        <w:t xml:space="preserve"> </w:t>
      </w:r>
      <w:r w:rsidRPr="00962DE1">
        <w:rPr>
          <w:b/>
          <w:bCs/>
          <w:sz w:val="24"/>
        </w:rPr>
        <w:t>2</w:t>
      </w:r>
      <w:r w:rsidRPr="00962DE1">
        <w:rPr>
          <w:b/>
          <w:bCs/>
          <w:spacing w:val="-10"/>
          <w:sz w:val="24"/>
        </w:rPr>
        <w:t xml:space="preserve"> </w:t>
      </w:r>
      <w:r w:rsidRPr="00962DE1">
        <w:rPr>
          <w:b/>
          <w:bCs/>
          <w:sz w:val="24"/>
        </w:rPr>
        <w:t>gallons</w:t>
      </w:r>
      <w:r w:rsidRPr="00962DE1">
        <w:rPr>
          <w:b/>
          <w:bCs/>
          <w:spacing w:val="-7"/>
          <w:sz w:val="24"/>
        </w:rPr>
        <w:t xml:space="preserve"> </w:t>
      </w:r>
      <w:r w:rsidRPr="00962DE1">
        <w:rPr>
          <w:b/>
          <w:bCs/>
          <w:sz w:val="24"/>
        </w:rPr>
        <w:t>of</w:t>
      </w:r>
      <w:r w:rsidRPr="00962DE1">
        <w:rPr>
          <w:b/>
          <w:bCs/>
          <w:spacing w:val="-15"/>
          <w:sz w:val="24"/>
        </w:rPr>
        <w:t xml:space="preserve"> </w:t>
      </w:r>
      <w:r w:rsidRPr="00962DE1">
        <w:rPr>
          <w:b/>
          <w:bCs/>
          <w:sz w:val="24"/>
        </w:rPr>
        <w:t>water</w:t>
      </w:r>
      <w:r w:rsidRPr="00962DE1">
        <w:rPr>
          <w:b/>
          <w:bCs/>
          <w:spacing w:val="-8"/>
          <w:sz w:val="24"/>
        </w:rPr>
        <w:t xml:space="preserve"> </w:t>
      </w:r>
      <w:r w:rsidRPr="00962DE1">
        <w:rPr>
          <w:b/>
          <w:bCs/>
          <w:sz w:val="24"/>
        </w:rPr>
        <w:t>into</w:t>
      </w:r>
      <w:r w:rsidRPr="00962DE1">
        <w:rPr>
          <w:b/>
          <w:bCs/>
          <w:spacing w:val="-10"/>
          <w:sz w:val="24"/>
        </w:rPr>
        <w:t xml:space="preserve"> </w:t>
      </w:r>
      <w:r w:rsidRPr="00962DE1">
        <w:rPr>
          <w:b/>
          <w:bCs/>
          <w:sz w:val="24"/>
        </w:rPr>
        <w:t>4-gallon</w:t>
      </w:r>
      <w:r w:rsidRPr="00962DE1">
        <w:rPr>
          <w:b/>
          <w:bCs/>
          <w:spacing w:val="-10"/>
          <w:sz w:val="24"/>
        </w:rPr>
        <w:t xml:space="preserve"> </w:t>
      </w:r>
      <w:r w:rsidRPr="00962DE1">
        <w:rPr>
          <w:b/>
          <w:bCs/>
          <w:sz w:val="24"/>
        </w:rPr>
        <w:t>jug?</w:t>
      </w:r>
      <w:r w:rsidRPr="00962DE1">
        <w:rPr>
          <w:b/>
          <w:bCs/>
          <w:spacing w:val="-15"/>
          <w:sz w:val="24"/>
        </w:rPr>
        <w:t xml:space="preserve"> </w:t>
      </w:r>
      <w:r w:rsidRPr="00962DE1">
        <w:rPr>
          <w:b/>
          <w:bCs/>
          <w:sz w:val="24"/>
        </w:rPr>
        <w:t>Explicit assumptions:</w:t>
      </w:r>
      <w:r w:rsidRPr="00962DE1">
        <w:rPr>
          <w:b/>
          <w:bCs/>
          <w:spacing w:val="-1"/>
          <w:sz w:val="24"/>
        </w:rPr>
        <w:t xml:space="preserve"> </w:t>
      </w:r>
      <w:r w:rsidRPr="00962DE1">
        <w:rPr>
          <w:b/>
          <w:bCs/>
          <w:sz w:val="24"/>
        </w:rPr>
        <w:t>A</w:t>
      </w:r>
      <w:r w:rsidRPr="00962DE1">
        <w:rPr>
          <w:b/>
          <w:bCs/>
          <w:spacing w:val="-7"/>
          <w:sz w:val="24"/>
        </w:rPr>
        <w:t xml:space="preserve"> </w:t>
      </w:r>
      <w:r w:rsidRPr="00962DE1">
        <w:rPr>
          <w:b/>
          <w:bCs/>
          <w:sz w:val="24"/>
        </w:rPr>
        <w:t>jug</w:t>
      </w:r>
      <w:r w:rsidRPr="00962DE1">
        <w:rPr>
          <w:b/>
          <w:bCs/>
          <w:spacing w:val="-6"/>
          <w:sz w:val="24"/>
        </w:rPr>
        <w:t xml:space="preserve"> </w:t>
      </w:r>
      <w:r w:rsidRPr="00962DE1">
        <w:rPr>
          <w:b/>
          <w:bCs/>
          <w:sz w:val="24"/>
        </w:rPr>
        <w:t>can</w:t>
      </w:r>
      <w:r w:rsidRPr="00962DE1">
        <w:rPr>
          <w:b/>
          <w:bCs/>
          <w:spacing w:val="-6"/>
          <w:sz w:val="24"/>
        </w:rPr>
        <w:t xml:space="preserve"> </w:t>
      </w:r>
      <w:r w:rsidRPr="00962DE1">
        <w:rPr>
          <w:b/>
          <w:bCs/>
          <w:sz w:val="24"/>
        </w:rPr>
        <w:t>be</w:t>
      </w:r>
      <w:r w:rsidRPr="00962DE1">
        <w:rPr>
          <w:b/>
          <w:bCs/>
          <w:spacing w:val="-2"/>
          <w:sz w:val="24"/>
        </w:rPr>
        <w:t xml:space="preserve"> </w:t>
      </w:r>
      <w:r w:rsidRPr="00962DE1">
        <w:rPr>
          <w:b/>
          <w:bCs/>
          <w:sz w:val="24"/>
        </w:rPr>
        <w:t>filled</w:t>
      </w:r>
      <w:r w:rsidRPr="00962DE1">
        <w:rPr>
          <w:b/>
          <w:bCs/>
          <w:spacing w:val="-1"/>
          <w:sz w:val="24"/>
        </w:rPr>
        <w:t xml:space="preserve"> </w:t>
      </w:r>
      <w:r w:rsidRPr="00962DE1">
        <w:rPr>
          <w:b/>
          <w:bCs/>
          <w:sz w:val="24"/>
        </w:rPr>
        <w:t>from</w:t>
      </w:r>
      <w:r w:rsidRPr="00962DE1">
        <w:rPr>
          <w:b/>
          <w:bCs/>
          <w:spacing w:val="-15"/>
          <w:sz w:val="24"/>
        </w:rPr>
        <w:t xml:space="preserve"> </w:t>
      </w:r>
      <w:r w:rsidRPr="00962DE1">
        <w:rPr>
          <w:b/>
          <w:bCs/>
          <w:sz w:val="24"/>
        </w:rPr>
        <w:t>the</w:t>
      </w:r>
      <w:r w:rsidRPr="00962DE1">
        <w:rPr>
          <w:b/>
          <w:bCs/>
          <w:spacing w:val="-7"/>
          <w:sz w:val="24"/>
        </w:rPr>
        <w:t xml:space="preserve"> </w:t>
      </w:r>
      <w:r w:rsidRPr="00962DE1">
        <w:rPr>
          <w:b/>
          <w:bCs/>
          <w:sz w:val="24"/>
        </w:rPr>
        <w:t>pump,</w:t>
      </w:r>
      <w:r w:rsidRPr="00962DE1">
        <w:rPr>
          <w:b/>
          <w:bCs/>
          <w:spacing w:val="-4"/>
          <w:sz w:val="24"/>
        </w:rPr>
        <w:t xml:space="preserve"> </w:t>
      </w:r>
      <w:r w:rsidRPr="00962DE1">
        <w:rPr>
          <w:b/>
          <w:bCs/>
          <w:sz w:val="24"/>
        </w:rPr>
        <w:t>water</w:t>
      </w:r>
      <w:r w:rsidRPr="00962DE1">
        <w:rPr>
          <w:b/>
          <w:bCs/>
          <w:spacing w:val="-4"/>
          <w:sz w:val="24"/>
        </w:rPr>
        <w:t xml:space="preserve"> </w:t>
      </w:r>
      <w:r w:rsidRPr="00962DE1">
        <w:rPr>
          <w:b/>
          <w:bCs/>
          <w:sz w:val="24"/>
        </w:rPr>
        <w:t>can</w:t>
      </w:r>
      <w:r w:rsidRPr="00962DE1">
        <w:rPr>
          <w:b/>
          <w:bCs/>
          <w:spacing w:val="-11"/>
          <w:sz w:val="24"/>
        </w:rPr>
        <w:t xml:space="preserve"> </w:t>
      </w:r>
      <w:r w:rsidRPr="00962DE1">
        <w:rPr>
          <w:b/>
          <w:bCs/>
          <w:sz w:val="24"/>
        </w:rPr>
        <w:t>be</w:t>
      </w:r>
      <w:r w:rsidRPr="00962DE1">
        <w:rPr>
          <w:b/>
          <w:bCs/>
          <w:spacing w:val="-7"/>
          <w:sz w:val="24"/>
        </w:rPr>
        <w:t xml:space="preserve"> </w:t>
      </w:r>
      <w:r w:rsidRPr="00962DE1">
        <w:rPr>
          <w:b/>
          <w:bCs/>
          <w:sz w:val="24"/>
        </w:rPr>
        <w:t>poured</w:t>
      </w:r>
      <w:r w:rsidRPr="00962DE1">
        <w:rPr>
          <w:b/>
          <w:bCs/>
          <w:spacing w:val="-11"/>
          <w:sz w:val="24"/>
        </w:rPr>
        <w:t xml:space="preserve"> </w:t>
      </w:r>
      <w:r w:rsidRPr="00962DE1">
        <w:rPr>
          <w:b/>
          <w:bCs/>
          <w:sz w:val="24"/>
        </w:rPr>
        <w:t>out</w:t>
      </w:r>
      <w:r w:rsidRPr="00962DE1">
        <w:rPr>
          <w:b/>
          <w:bCs/>
          <w:spacing w:val="-10"/>
          <w:sz w:val="24"/>
        </w:rPr>
        <w:t xml:space="preserve"> </w:t>
      </w:r>
      <w:r w:rsidRPr="00962DE1">
        <w:rPr>
          <w:b/>
          <w:bCs/>
          <w:sz w:val="24"/>
        </w:rPr>
        <w:t>of</w:t>
      </w:r>
      <w:r w:rsidRPr="00962DE1">
        <w:rPr>
          <w:b/>
          <w:bCs/>
          <w:spacing w:val="-14"/>
          <w:sz w:val="24"/>
        </w:rPr>
        <w:t xml:space="preserve"> </w:t>
      </w:r>
      <w:r w:rsidRPr="00962DE1">
        <w:rPr>
          <w:b/>
          <w:bCs/>
          <w:sz w:val="24"/>
        </w:rPr>
        <w:t>a</w:t>
      </w:r>
      <w:r w:rsidRPr="00962DE1">
        <w:rPr>
          <w:b/>
          <w:bCs/>
          <w:spacing w:val="-2"/>
          <w:sz w:val="24"/>
        </w:rPr>
        <w:t xml:space="preserve"> </w:t>
      </w:r>
      <w:r w:rsidRPr="00962DE1">
        <w:rPr>
          <w:b/>
          <w:bCs/>
          <w:sz w:val="24"/>
        </w:rPr>
        <w:t>jug</w:t>
      </w:r>
      <w:r w:rsidRPr="00962DE1">
        <w:rPr>
          <w:b/>
          <w:bCs/>
          <w:spacing w:val="-6"/>
          <w:sz w:val="24"/>
        </w:rPr>
        <w:t xml:space="preserve"> </w:t>
      </w:r>
      <w:r w:rsidRPr="00962DE1">
        <w:rPr>
          <w:b/>
          <w:bCs/>
          <w:sz w:val="24"/>
        </w:rPr>
        <w:t>onto the ground, water can be poured from one jug to another and that there are no other measuring devices available.</w:t>
      </w:r>
    </w:p>
    <w:p w14:paraId="2C2287DD" w14:textId="77777777" w:rsidR="009A4DFE" w:rsidRDefault="009A4DFE">
      <w:pPr>
        <w:pStyle w:val="BodyText"/>
      </w:pPr>
    </w:p>
    <w:p w14:paraId="43C2E168" w14:textId="77777777" w:rsidR="009A4DFE" w:rsidRDefault="009A4DFE">
      <w:pPr>
        <w:pStyle w:val="BodyText"/>
        <w:spacing w:before="96"/>
      </w:pPr>
    </w:p>
    <w:p w14:paraId="264E2E7F" w14:textId="77777777" w:rsidR="009A4DFE" w:rsidRDefault="00DE55D4">
      <w:pPr>
        <w:pStyle w:val="Heading3"/>
      </w:pPr>
      <w:r>
        <w:rPr>
          <w:spacing w:val="-2"/>
        </w:rPr>
        <w:t>SOLUTION:</w:t>
      </w:r>
    </w:p>
    <w:p w14:paraId="205A7E34" w14:textId="77777777" w:rsidR="009A4DFE" w:rsidRDefault="00DE55D4">
      <w:pPr>
        <w:spacing w:before="201"/>
        <w:ind w:left="1080"/>
        <w:rPr>
          <w:b/>
          <w:sz w:val="28"/>
        </w:rPr>
      </w:pPr>
      <w:r>
        <w:rPr>
          <w:b/>
          <w:spacing w:val="-4"/>
          <w:sz w:val="28"/>
        </w:rPr>
        <w:t>Aim:</w:t>
      </w:r>
    </w:p>
    <w:p w14:paraId="4AA84FFB" w14:textId="77777777" w:rsidR="009A4DFE" w:rsidRDefault="00DE55D4">
      <w:pPr>
        <w:pStyle w:val="BodyText"/>
        <w:spacing w:before="157" w:line="360" w:lineRule="auto"/>
        <w:ind w:left="1080" w:right="1157"/>
      </w:pPr>
      <w:r>
        <w:t>To</w:t>
      </w:r>
      <w:r>
        <w:rPr>
          <w:spacing w:val="-5"/>
        </w:rPr>
        <w:t xml:space="preserve"> </w:t>
      </w:r>
      <w:r>
        <w:t>obtain</w:t>
      </w:r>
      <w:r>
        <w:rPr>
          <w:spacing w:val="-5"/>
        </w:rPr>
        <w:t xml:space="preserve"> </w:t>
      </w:r>
      <w:r>
        <w:t>exactly</w:t>
      </w:r>
      <w:r>
        <w:rPr>
          <w:spacing w:val="-10"/>
        </w:rPr>
        <w:t xml:space="preserve"> </w:t>
      </w:r>
      <w:r>
        <w:t>2 gallons</w:t>
      </w:r>
      <w:r>
        <w:rPr>
          <w:spacing w:val="-2"/>
        </w:rPr>
        <w:t xml:space="preserve"> </w:t>
      </w:r>
      <w:r>
        <w:t>of</w:t>
      </w:r>
      <w:r>
        <w:rPr>
          <w:spacing w:val="-8"/>
        </w:rPr>
        <w:t xml:space="preserve"> </w:t>
      </w:r>
      <w:r>
        <w:t>water in</w:t>
      </w:r>
      <w:r>
        <w:rPr>
          <w:spacing w:val="-5"/>
        </w:rPr>
        <w:t xml:space="preserve"> </w:t>
      </w:r>
      <w:r>
        <w:t>the</w:t>
      </w:r>
      <w:r>
        <w:rPr>
          <w:spacing w:val="-1"/>
        </w:rPr>
        <w:t xml:space="preserve"> </w:t>
      </w:r>
      <w:r>
        <w:t>4-gallon jug using a</w:t>
      </w:r>
      <w:r>
        <w:rPr>
          <w:spacing w:val="-1"/>
        </w:rPr>
        <w:t xml:space="preserve"> </w:t>
      </w:r>
      <w:r>
        <w:t>4-gallon jug and a</w:t>
      </w:r>
      <w:r>
        <w:rPr>
          <w:spacing w:val="-1"/>
        </w:rPr>
        <w:t xml:space="preserve"> </w:t>
      </w:r>
      <w:r>
        <w:t xml:space="preserve">3-gallon </w:t>
      </w:r>
      <w:r>
        <w:rPr>
          <w:spacing w:val="-4"/>
        </w:rPr>
        <w:t>jug.</w:t>
      </w:r>
    </w:p>
    <w:p w14:paraId="361127C7" w14:textId="77777777" w:rsidR="009A4DFE" w:rsidRDefault="009A4DFE">
      <w:pPr>
        <w:pStyle w:val="BodyText"/>
        <w:spacing w:before="145"/>
      </w:pPr>
    </w:p>
    <w:p w14:paraId="4B2FBDBB" w14:textId="77777777" w:rsidR="009A4DFE" w:rsidRDefault="00DE55D4">
      <w:pPr>
        <w:pStyle w:val="Heading3"/>
        <w:spacing w:before="1"/>
      </w:pPr>
      <w:r>
        <w:t>Problem</w:t>
      </w:r>
      <w:r>
        <w:rPr>
          <w:spacing w:val="-11"/>
        </w:rPr>
        <w:t xml:space="preserve"> </w:t>
      </w:r>
      <w:r>
        <w:rPr>
          <w:spacing w:val="-2"/>
        </w:rPr>
        <w:t>Statement:</w:t>
      </w:r>
    </w:p>
    <w:p w14:paraId="018E90DE" w14:textId="77777777" w:rsidR="009A4DFE" w:rsidRDefault="00DE55D4">
      <w:pPr>
        <w:pStyle w:val="BodyText"/>
        <w:spacing w:before="152" w:line="360" w:lineRule="auto"/>
        <w:ind w:left="1080" w:right="1076"/>
      </w:pPr>
      <w:r>
        <w:t>Two jugs are available: one of 4 gallons and another of 3 gallons. There are no measuring marks. A pump can fill either jug completely. Water may be emptied onto the ground or poured</w:t>
      </w:r>
      <w:r>
        <w:rPr>
          <w:spacing w:val="-5"/>
        </w:rPr>
        <w:t xml:space="preserve"> </w:t>
      </w:r>
      <w:r>
        <w:t>from</w:t>
      </w:r>
      <w:r>
        <w:rPr>
          <w:spacing w:val="-9"/>
        </w:rPr>
        <w:t xml:space="preserve"> </w:t>
      </w:r>
      <w:r>
        <w:t>one jug</w:t>
      </w:r>
      <w:r>
        <w:rPr>
          <w:spacing w:val="-1"/>
        </w:rPr>
        <w:t xml:space="preserve"> </w:t>
      </w:r>
      <w:r>
        <w:t>to</w:t>
      </w:r>
      <w:r>
        <w:rPr>
          <w:spacing w:val="-4"/>
        </w:rPr>
        <w:t xml:space="preserve"> </w:t>
      </w:r>
      <w:r>
        <w:t>the</w:t>
      </w:r>
      <w:r>
        <w:rPr>
          <w:spacing w:val="-2"/>
        </w:rPr>
        <w:t xml:space="preserve"> </w:t>
      </w:r>
      <w:r>
        <w:t>other.</w:t>
      </w:r>
      <w:r>
        <w:rPr>
          <w:spacing w:val="-3"/>
        </w:rPr>
        <w:t xml:space="preserve"> </w:t>
      </w:r>
      <w:r>
        <w:t>The</w:t>
      </w:r>
      <w:r>
        <w:rPr>
          <w:spacing w:val="-2"/>
        </w:rPr>
        <w:t xml:space="preserve"> </w:t>
      </w:r>
      <w:r>
        <w:t>objective is</w:t>
      </w:r>
      <w:r>
        <w:rPr>
          <w:spacing w:val="-3"/>
        </w:rPr>
        <w:t xml:space="preserve"> </w:t>
      </w:r>
      <w:r>
        <w:t>to</w:t>
      </w:r>
      <w:r>
        <w:rPr>
          <w:spacing w:val="-4"/>
        </w:rPr>
        <w:t xml:space="preserve"> </w:t>
      </w:r>
      <w:r>
        <w:t>obtain</w:t>
      </w:r>
      <w:r>
        <w:rPr>
          <w:spacing w:val="-5"/>
        </w:rPr>
        <w:t xml:space="preserve"> </w:t>
      </w:r>
      <w:r>
        <w:t>exactly</w:t>
      </w:r>
      <w:r>
        <w:rPr>
          <w:spacing w:val="-5"/>
        </w:rPr>
        <w:t xml:space="preserve"> </w:t>
      </w:r>
      <w:r>
        <w:t>2</w:t>
      </w:r>
      <w:r>
        <w:rPr>
          <w:spacing w:val="-1"/>
        </w:rPr>
        <w:t xml:space="preserve"> </w:t>
      </w:r>
      <w:r>
        <w:t>gallons in</w:t>
      </w:r>
      <w:r>
        <w:rPr>
          <w:spacing w:val="-5"/>
        </w:rPr>
        <w:t xml:space="preserve"> </w:t>
      </w:r>
      <w:r>
        <w:t>the</w:t>
      </w:r>
      <w:r>
        <w:rPr>
          <w:spacing w:val="-2"/>
        </w:rPr>
        <w:t xml:space="preserve"> </w:t>
      </w:r>
      <w:r>
        <w:t xml:space="preserve">4-gallon </w:t>
      </w:r>
      <w:r>
        <w:rPr>
          <w:spacing w:val="-4"/>
        </w:rPr>
        <w:t>jug.</w:t>
      </w:r>
    </w:p>
    <w:p w14:paraId="555857A2" w14:textId="77777777" w:rsidR="009A4DFE" w:rsidRDefault="009A4DFE">
      <w:pPr>
        <w:pStyle w:val="BodyText"/>
        <w:spacing w:before="148"/>
      </w:pPr>
    </w:p>
    <w:p w14:paraId="3926CA87" w14:textId="77777777" w:rsidR="009A4DFE" w:rsidRDefault="00DE55D4">
      <w:pPr>
        <w:pStyle w:val="Heading3"/>
      </w:pPr>
      <w:r>
        <w:rPr>
          <w:spacing w:val="-2"/>
        </w:rPr>
        <w:t>Assumptions:</w:t>
      </w:r>
    </w:p>
    <w:p w14:paraId="203478D5" w14:textId="77777777" w:rsidR="009A4DFE" w:rsidRDefault="009A4DFE">
      <w:pPr>
        <w:pStyle w:val="BodyText"/>
        <w:spacing w:before="244"/>
        <w:rPr>
          <w:b/>
          <w:sz w:val="28"/>
        </w:rPr>
      </w:pPr>
    </w:p>
    <w:p w14:paraId="180C4A6A" w14:textId="77777777" w:rsidR="009A4DFE" w:rsidRDefault="00DE55D4">
      <w:pPr>
        <w:pStyle w:val="ListParagraph"/>
        <w:numPr>
          <w:ilvl w:val="0"/>
          <w:numId w:val="5"/>
        </w:numPr>
        <w:tabs>
          <w:tab w:val="left" w:pos="1440"/>
        </w:tabs>
        <w:ind w:hanging="360"/>
        <w:rPr>
          <w:sz w:val="24"/>
        </w:rPr>
      </w:pPr>
      <w:r>
        <w:rPr>
          <w:sz w:val="24"/>
        </w:rPr>
        <w:t>Either</w:t>
      </w:r>
      <w:r>
        <w:rPr>
          <w:spacing w:val="3"/>
          <w:sz w:val="24"/>
        </w:rPr>
        <w:t xml:space="preserve"> </w:t>
      </w:r>
      <w:r>
        <w:rPr>
          <w:sz w:val="24"/>
        </w:rPr>
        <w:t>jug</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filled</w:t>
      </w:r>
      <w:r>
        <w:rPr>
          <w:spacing w:val="-2"/>
          <w:sz w:val="24"/>
        </w:rPr>
        <w:t xml:space="preserve"> </w:t>
      </w:r>
      <w:r>
        <w:rPr>
          <w:sz w:val="24"/>
        </w:rPr>
        <w:t>completely</w:t>
      </w:r>
      <w:r>
        <w:rPr>
          <w:spacing w:val="-6"/>
          <w:sz w:val="24"/>
        </w:rPr>
        <w:t xml:space="preserve"> </w:t>
      </w:r>
      <w:r>
        <w:rPr>
          <w:sz w:val="24"/>
        </w:rPr>
        <w:t>from</w:t>
      </w:r>
      <w:r>
        <w:rPr>
          <w:spacing w:val="-11"/>
          <w:sz w:val="24"/>
        </w:rPr>
        <w:t xml:space="preserve"> </w:t>
      </w:r>
      <w:r>
        <w:rPr>
          <w:sz w:val="24"/>
        </w:rPr>
        <w:t>the</w:t>
      </w:r>
      <w:r>
        <w:rPr>
          <w:spacing w:val="-2"/>
          <w:sz w:val="24"/>
        </w:rPr>
        <w:t xml:space="preserve"> pump.</w:t>
      </w:r>
    </w:p>
    <w:p w14:paraId="2A8F7F7A" w14:textId="77777777" w:rsidR="009A4DFE" w:rsidRDefault="00DE55D4">
      <w:pPr>
        <w:pStyle w:val="ListParagraph"/>
        <w:numPr>
          <w:ilvl w:val="0"/>
          <w:numId w:val="5"/>
        </w:numPr>
        <w:tabs>
          <w:tab w:val="left" w:pos="1440"/>
        </w:tabs>
        <w:spacing w:before="129"/>
        <w:ind w:hanging="360"/>
        <w:rPr>
          <w:sz w:val="24"/>
        </w:rPr>
      </w:pPr>
      <w:r>
        <w:rPr>
          <w:sz w:val="24"/>
        </w:rPr>
        <w:t>Water</w:t>
      </w:r>
      <w:r>
        <w:rPr>
          <w:spacing w:val="1"/>
          <w:sz w:val="24"/>
        </w:rPr>
        <w:t xml:space="preserve"> </w:t>
      </w:r>
      <w:r>
        <w:rPr>
          <w:sz w:val="24"/>
        </w:rPr>
        <w:t>can</w:t>
      </w:r>
      <w:r>
        <w:rPr>
          <w:spacing w:val="-5"/>
          <w:sz w:val="24"/>
        </w:rPr>
        <w:t xml:space="preserve"> </w:t>
      </w:r>
      <w:r>
        <w:rPr>
          <w:sz w:val="24"/>
        </w:rPr>
        <w:t>be</w:t>
      </w:r>
      <w:r>
        <w:rPr>
          <w:spacing w:val="-1"/>
          <w:sz w:val="24"/>
        </w:rPr>
        <w:t xml:space="preserve"> </w:t>
      </w:r>
      <w:r>
        <w:rPr>
          <w:sz w:val="24"/>
        </w:rPr>
        <w:t>emptied</w:t>
      </w:r>
      <w:r>
        <w:rPr>
          <w:spacing w:val="1"/>
          <w:sz w:val="24"/>
        </w:rPr>
        <w:t xml:space="preserve"> </w:t>
      </w:r>
      <w:r>
        <w:rPr>
          <w:sz w:val="24"/>
        </w:rPr>
        <w:t>onto</w:t>
      </w:r>
      <w:r>
        <w:rPr>
          <w:spacing w:val="-5"/>
          <w:sz w:val="24"/>
        </w:rPr>
        <w:t xml:space="preserve"> </w:t>
      </w:r>
      <w:r>
        <w:rPr>
          <w:sz w:val="24"/>
        </w:rPr>
        <w:t xml:space="preserve">the </w:t>
      </w:r>
      <w:r>
        <w:rPr>
          <w:spacing w:val="-2"/>
          <w:sz w:val="24"/>
        </w:rPr>
        <w:t>ground.</w:t>
      </w:r>
    </w:p>
    <w:p w14:paraId="5E1A4349" w14:textId="77777777" w:rsidR="009A4DFE" w:rsidRDefault="00DE55D4">
      <w:pPr>
        <w:pStyle w:val="ListParagraph"/>
        <w:numPr>
          <w:ilvl w:val="0"/>
          <w:numId w:val="5"/>
        </w:numPr>
        <w:tabs>
          <w:tab w:val="left" w:pos="1440"/>
        </w:tabs>
        <w:spacing w:before="125" w:line="343" w:lineRule="auto"/>
        <w:ind w:right="1573"/>
        <w:rPr>
          <w:sz w:val="24"/>
        </w:rPr>
      </w:pPr>
      <w:r>
        <w:rPr>
          <w:sz w:val="24"/>
        </w:rPr>
        <w:t>Water</w:t>
      </w:r>
      <w:r>
        <w:rPr>
          <w:spacing w:val="-1"/>
          <w:sz w:val="24"/>
        </w:rPr>
        <w:t xml:space="preserve"> </w:t>
      </w:r>
      <w:r>
        <w:rPr>
          <w:sz w:val="24"/>
        </w:rPr>
        <w:t>can</w:t>
      </w:r>
      <w:r>
        <w:rPr>
          <w:spacing w:val="-6"/>
          <w:sz w:val="24"/>
        </w:rPr>
        <w:t xml:space="preserve"> </w:t>
      </w:r>
      <w:r>
        <w:rPr>
          <w:sz w:val="24"/>
        </w:rPr>
        <w:t>be</w:t>
      </w:r>
      <w:r>
        <w:rPr>
          <w:spacing w:val="-3"/>
          <w:sz w:val="24"/>
        </w:rPr>
        <w:t xml:space="preserve"> </w:t>
      </w:r>
      <w:r>
        <w:rPr>
          <w:sz w:val="24"/>
        </w:rPr>
        <w:t>transferred from</w:t>
      </w:r>
      <w:r>
        <w:rPr>
          <w:spacing w:val="-10"/>
          <w:sz w:val="24"/>
        </w:rPr>
        <w:t xml:space="preserve"> </w:t>
      </w:r>
      <w:r>
        <w:rPr>
          <w:sz w:val="24"/>
        </w:rPr>
        <w:t>one jug</w:t>
      </w:r>
      <w:r>
        <w:rPr>
          <w:spacing w:val="-2"/>
          <w:sz w:val="24"/>
        </w:rPr>
        <w:t xml:space="preserve"> </w:t>
      </w:r>
      <w:r>
        <w:rPr>
          <w:sz w:val="24"/>
        </w:rPr>
        <w:t>to</w:t>
      </w:r>
      <w:r>
        <w:rPr>
          <w:spacing w:val="-6"/>
          <w:sz w:val="24"/>
        </w:rPr>
        <w:t xml:space="preserve"> </w:t>
      </w:r>
      <w:r>
        <w:rPr>
          <w:sz w:val="24"/>
        </w:rPr>
        <w:t>the</w:t>
      </w:r>
      <w:r>
        <w:rPr>
          <w:spacing w:val="-3"/>
          <w:sz w:val="24"/>
        </w:rPr>
        <w:t xml:space="preserve"> </w:t>
      </w:r>
      <w:r>
        <w:rPr>
          <w:sz w:val="24"/>
        </w:rPr>
        <w:t>other</w:t>
      </w:r>
      <w:r>
        <w:rPr>
          <w:spacing w:val="-4"/>
          <w:sz w:val="24"/>
        </w:rPr>
        <w:t xml:space="preserve"> </w:t>
      </w:r>
      <w:r>
        <w:rPr>
          <w:sz w:val="24"/>
        </w:rPr>
        <w:t>until</w:t>
      </w:r>
      <w:r>
        <w:rPr>
          <w:spacing w:val="-10"/>
          <w:sz w:val="24"/>
        </w:rPr>
        <w:t xml:space="preserve"> </w:t>
      </w:r>
      <w:r>
        <w:rPr>
          <w:sz w:val="24"/>
        </w:rPr>
        <w:t>one becomes full</w:t>
      </w:r>
      <w:r>
        <w:rPr>
          <w:spacing w:val="-10"/>
          <w:sz w:val="24"/>
        </w:rPr>
        <w:t xml:space="preserve"> </w:t>
      </w:r>
      <w:r>
        <w:rPr>
          <w:sz w:val="24"/>
        </w:rPr>
        <w:t>or</w:t>
      </w:r>
      <w:r>
        <w:rPr>
          <w:spacing w:val="-4"/>
          <w:sz w:val="24"/>
        </w:rPr>
        <w:t xml:space="preserve"> </w:t>
      </w:r>
      <w:r>
        <w:rPr>
          <w:sz w:val="24"/>
        </w:rPr>
        <w:t>the</w:t>
      </w:r>
      <w:r>
        <w:rPr>
          <w:spacing w:val="-3"/>
          <w:sz w:val="24"/>
        </w:rPr>
        <w:t xml:space="preserve"> </w:t>
      </w:r>
      <w:r>
        <w:rPr>
          <w:sz w:val="24"/>
        </w:rPr>
        <w:t>other becomes empty.</w:t>
      </w:r>
    </w:p>
    <w:p w14:paraId="30942ACD" w14:textId="77777777" w:rsidR="009A4DFE" w:rsidRDefault="00DE55D4">
      <w:pPr>
        <w:pStyle w:val="ListParagraph"/>
        <w:numPr>
          <w:ilvl w:val="0"/>
          <w:numId w:val="5"/>
        </w:numPr>
        <w:tabs>
          <w:tab w:val="left" w:pos="1440"/>
        </w:tabs>
        <w:spacing w:before="17"/>
        <w:ind w:hanging="360"/>
        <w:rPr>
          <w:sz w:val="24"/>
        </w:rPr>
      </w:pPr>
      <w:r>
        <w:rPr>
          <w:sz w:val="24"/>
        </w:rPr>
        <w:t>No</w:t>
      </w:r>
      <w:r>
        <w:rPr>
          <w:spacing w:val="2"/>
          <w:sz w:val="24"/>
        </w:rPr>
        <w:t xml:space="preserve"> </w:t>
      </w:r>
      <w:r>
        <w:rPr>
          <w:sz w:val="24"/>
        </w:rPr>
        <w:t>additional</w:t>
      </w:r>
      <w:r>
        <w:rPr>
          <w:spacing w:val="-6"/>
          <w:sz w:val="24"/>
        </w:rPr>
        <w:t xml:space="preserve"> </w:t>
      </w:r>
      <w:r>
        <w:rPr>
          <w:sz w:val="24"/>
        </w:rPr>
        <w:t>measuring</w:t>
      </w:r>
      <w:r>
        <w:rPr>
          <w:spacing w:val="-1"/>
          <w:sz w:val="24"/>
        </w:rPr>
        <w:t xml:space="preserve"> </w:t>
      </w:r>
      <w:r>
        <w:rPr>
          <w:sz w:val="24"/>
        </w:rPr>
        <w:t>devices</w:t>
      </w:r>
      <w:r>
        <w:rPr>
          <w:spacing w:val="-2"/>
          <w:sz w:val="24"/>
        </w:rPr>
        <w:t xml:space="preserve"> </w:t>
      </w:r>
      <w:r>
        <w:rPr>
          <w:sz w:val="24"/>
        </w:rPr>
        <w:t>are</w:t>
      </w:r>
      <w:r>
        <w:rPr>
          <w:spacing w:val="-2"/>
          <w:sz w:val="24"/>
        </w:rPr>
        <w:t xml:space="preserve"> available.</w:t>
      </w:r>
    </w:p>
    <w:p w14:paraId="3F3AC7CD" w14:textId="77777777" w:rsidR="009A4DFE" w:rsidRDefault="009A4DFE">
      <w:pPr>
        <w:pStyle w:val="ListParagraph"/>
        <w:rPr>
          <w:sz w:val="24"/>
        </w:rPr>
        <w:sectPr w:rsidR="009A4DFE">
          <w:pgSz w:w="11910" w:h="16840"/>
          <w:pgMar w:top="1360" w:right="360" w:bottom="280" w:left="360" w:header="720" w:footer="720" w:gutter="0"/>
          <w:cols w:space="720"/>
        </w:sectPr>
      </w:pPr>
    </w:p>
    <w:p w14:paraId="4D0FC855" w14:textId="77777777" w:rsidR="009A4DFE" w:rsidRDefault="00DE55D4">
      <w:pPr>
        <w:pStyle w:val="Heading3"/>
        <w:spacing w:before="64"/>
      </w:pPr>
      <w:r>
        <w:lastRenderedPageBreak/>
        <w:t>Algorithm</w:t>
      </w:r>
      <w:r>
        <w:rPr>
          <w:spacing w:val="-14"/>
        </w:rPr>
        <w:t xml:space="preserve"> </w:t>
      </w:r>
      <w:r>
        <w:rPr>
          <w:spacing w:val="-2"/>
        </w:rPr>
        <w:t>Steps:</w:t>
      </w:r>
    </w:p>
    <w:p w14:paraId="71853BF1" w14:textId="77777777" w:rsidR="009A4DFE" w:rsidRDefault="009A4DFE">
      <w:pPr>
        <w:pStyle w:val="BodyText"/>
        <w:rPr>
          <w:b/>
          <w:sz w:val="20"/>
        </w:rPr>
      </w:pPr>
    </w:p>
    <w:p w14:paraId="1F598F4E" w14:textId="77777777" w:rsidR="009A4DFE" w:rsidRDefault="009A4DFE">
      <w:pPr>
        <w:pStyle w:val="BodyText"/>
        <w:spacing w:before="118"/>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1"/>
        <w:gridCol w:w="2161"/>
        <w:gridCol w:w="2161"/>
      </w:tblGrid>
      <w:tr w:rsidR="009A4DFE" w14:paraId="770799BC" w14:textId="77777777">
        <w:trPr>
          <w:trHeight w:val="422"/>
        </w:trPr>
        <w:tc>
          <w:tcPr>
            <w:tcW w:w="2161" w:type="dxa"/>
          </w:tcPr>
          <w:p w14:paraId="49DB5576" w14:textId="77777777" w:rsidR="009A4DFE" w:rsidRDefault="00DE55D4">
            <w:pPr>
              <w:pStyle w:val="TableParagraph"/>
              <w:spacing w:before="2"/>
              <w:ind w:left="17" w:right="4"/>
              <w:jc w:val="center"/>
              <w:rPr>
                <w:rFonts w:ascii="Cambria"/>
                <w:b/>
                <w:sz w:val="24"/>
              </w:rPr>
            </w:pPr>
            <w:r>
              <w:rPr>
                <w:rFonts w:ascii="Cambria"/>
                <w:b/>
                <w:spacing w:val="-4"/>
                <w:sz w:val="24"/>
              </w:rPr>
              <w:t>Step</w:t>
            </w:r>
          </w:p>
        </w:tc>
        <w:tc>
          <w:tcPr>
            <w:tcW w:w="2161" w:type="dxa"/>
          </w:tcPr>
          <w:p w14:paraId="7E6A7D8F" w14:textId="77777777" w:rsidR="009A4DFE" w:rsidRDefault="00DE55D4">
            <w:pPr>
              <w:pStyle w:val="TableParagraph"/>
              <w:spacing w:before="2"/>
              <w:ind w:left="725"/>
              <w:rPr>
                <w:rFonts w:ascii="Cambria"/>
                <w:b/>
                <w:sz w:val="24"/>
              </w:rPr>
            </w:pPr>
            <w:r>
              <w:rPr>
                <w:rFonts w:ascii="Cambria"/>
                <w:b/>
                <w:spacing w:val="-2"/>
                <w:sz w:val="24"/>
              </w:rPr>
              <w:t>Action</w:t>
            </w:r>
          </w:p>
        </w:tc>
        <w:tc>
          <w:tcPr>
            <w:tcW w:w="2161" w:type="dxa"/>
          </w:tcPr>
          <w:p w14:paraId="565FD427" w14:textId="77777777" w:rsidR="009A4DFE" w:rsidRDefault="00DE55D4">
            <w:pPr>
              <w:pStyle w:val="TableParagraph"/>
              <w:spacing w:before="2"/>
              <w:ind w:left="17" w:right="9"/>
              <w:jc w:val="center"/>
              <w:rPr>
                <w:rFonts w:ascii="Cambria"/>
                <w:b/>
                <w:sz w:val="24"/>
              </w:rPr>
            </w:pPr>
            <w:r>
              <w:rPr>
                <w:rFonts w:ascii="Cambria"/>
                <w:b/>
                <w:sz w:val="24"/>
              </w:rPr>
              <w:t>4-Gallon</w:t>
            </w:r>
            <w:r>
              <w:rPr>
                <w:rFonts w:ascii="Cambria"/>
                <w:b/>
                <w:spacing w:val="-9"/>
                <w:sz w:val="24"/>
              </w:rPr>
              <w:t xml:space="preserve"> </w:t>
            </w:r>
            <w:r>
              <w:rPr>
                <w:rFonts w:ascii="Cambria"/>
                <w:b/>
                <w:spacing w:val="-5"/>
                <w:sz w:val="24"/>
              </w:rPr>
              <w:t>Jug</w:t>
            </w:r>
          </w:p>
        </w:tc>
        <w:tc>
          <w:tcPr>
            <w:tcW w:w="2161" w:type="dxa"/>
          </w:tcPr>
          <w:p w14:paraId="355ACA17" w14:textId="77777777" w:rsidR="009A4DFE" w:rsidRDefault="00DE55D4">
            <w:pPr>
              <w:pStyle w:val="TableParagraph"/>
              <w:spacing w:before="2"/>
              <w:ind w:left="17" w:right="9"/>
              <w:jc w:val="center"/>
              <w:rPr>
                <w:rFonts w:ascii="Cambria"/>
                <w:b/>
                <w:sz w:val="24"/>
              </w:rPr>
            </w:pPr>
            <w:r>
              <w:rPr>
                <w:rFonts w:ascii="Cambria"/>
                <w:b/>
                <w:sz w:val="24"/>
              </w:rPr>
              <w:t>3-Gallon</w:t>
            </w:r>
            <w:r>
              <w:rPr>
                <w:rFonts w:ascii="Cambria"/>
                <w:b/>
                <w:spacing w:val="-9"/>
                <w:sz w:val="24"/>
              </w:rPr>
              <w:t xml:space="preserve"> </w:t>
            </w:r>
            <w:r>
              <w:rPr>
                <w:rFonts w:ascii="Cambria"/>
                <w:b/>
                <w:spacing w:val="-5"/>
                <w:sz w:val="24"/>
              </w:rPr>
              <w:t>Jug</w:t>
            </w:r>
          </w:p>
        </w:tc>
      </w:tr>
      <w:tr w:rsidR="009A4DFE" w14:paraId="29E1E889" w14:textId="77777777">
        <w:trPr>
          <w:trHeight w:val="844"/>
        </w:trPr>
        <w:tc>
          <w:tcPr>
            <w:tcW w:w="2161" w:type="dxa"/>
          </w:tcPr>
          <w:p w14:paraId="79A1C924" w14:textId="77777777" w:rsidR="009A4DFE" w:rsidRDefault="00DE55D4">
            <w:pPr>
              <w:pStyle w:val="TableParagraph"/>
              <w:spacing w:before="2"/>
              <w:ind w:left="17" w:right="9"/>
              <w:jc w:val="center"/>
              <w:rPr>
                <w:rFonts w:ascii="Cambria"/>
                <w:sz w:val="24"/>
              </w:rPr>
            </w:pPr>
            <w:r>
              <w:rPr>
                <w:rFonts w:ascii="Cambria"/>
                <w:spacing w:val="-10"/>
                <w:sz w:val="24"/>
              </w:rPr>
              <w:t>1</w:t>
            </w:r>
          </w:p>
        </w:tc>
        <w:tc>
          <w:tcPr>
            <w:tcW w:w="2161" w:type="dxa"/>
          </w:tcPr>
          <w:p w14:paraId="4EAE500E" w14:textId="77777777" w:rsidR="009A4DFE" w:rsidRDefault="00DE55D4">
            <w:pPr>
              <w:pStyle w:val="TableParagraph"/>
              <w:spacing w:before="2"/>
              <w:ind w:left="17" w:right="4"/>
              <w:jc w:val="center"/>
              <w:rPr>
                <w:rFonts w:ascii="Cambria"/>
                <w:sz w:val="24"/>
              </w:rPr>
            </w:pPr>
            <w:r>
              <w:rPr>
                <w:rFonts w:ascii="Cambria"/>
                <w:sz w:val="24"/>
              </w:rPr>
              <w:t>Fill</w:t>
            </w:r>
            <w:r>
              <w:rPr>
                <w:rFonts w:ascii="Cambria"/>
                <w:spacing w:val="1"/>
                <w:sz w:val="24"/>
              </w:rPr>
              <w:t xml:space="preserve"> </w:t>
            </w:r>
            <w:r>
              <w:rPr>
                <w:rFonts w:ascii="Cambria"/>
                <w:sz w:val="24"/>
              </w:rPr>
              <w:t>the</w:t>
            </w:r>
            <w:r>
              <w:rPr>
                <w:rFonts w:ascii="Cambria"/>
                <w:spacing w:val="-1"/>
                <w:sz w:val="24"/>
              </w:rPr>
              <w:t xml:space="preserve"> </w:t>
            </w:r>
            <w:r>
              <w:rPr>
                <w:rFonts w:ascii="Cambria"/>
                <w:sz w:val="24"/>
              </w:rPr>
              <w:t>3-</w:t>
            </w:r>
            <w:r>
              <w:rPr>
                <w:rFonts w:ascii="Cambria"/>
                <w:spacing w:val="-2"/>
                <w:sz w:val="24"/>
              </w:rPr>
              <w:t>gallon</w:t>
            </w:r>
          </w:p>
          <w:p w14:paraId="10420B2C" w14:textId="77777777" w:rsidR="009A4DFE" w:rsidRDefault="00DE55D4">
            <w:pPr>
              <w:pStyle w:val="TableParagraph"/>
              <w:spacing w:before="141"/>
              <w:ind w:left="17" w:right="7"/>
              <w:jc w:val="center"/>
              <w:rPr>
                <w:rFonts w:ascii="Cambria"/>
                <w:sz w:val="24"/>
              </w:rPr>
            </w:pPr>
            <w:r>
              <w:rPr>
                <w:rFonts w:ascii="Cambria"/>
                <w:spacing w:val="-4"/>
                <w:sz w:val="24"/>
              </w:rPr>
              <w:t>jug.</w:t>
            </w:r>
          </w:p>
        </w:tc>
        <w:tc>
          <w:tcPr>
            <w:tcW w:w="2161" w:type="dxa"/>
          </w:tcPr>
          <w:p w14:paraId="50B3418B" w14:textId="77777777" w:rsidR="009A4DFE" w:rsidRDefault="00DE55D4">
            <w:pPr>
              <w:pStyle w:val="TableParagraph"/>
              <w:spacing w:before="2"/>
              <w:ind w:left="17" w:right="9"/>
              <w:jc w:val="center"/>
              <w:rPr>
                <w:rFonts w:ascii="Cambria"/>
                <w:sz w:val="24"/>
              </w:rPr>
            </w:pPr>
            <w:r>
              <w:rPr>
                <w:rFonts w:ascii="Cambria"/>
                <w:spacing w:val="-10"/>
                <w:sz w:val="24"/>
              </w:rPr>
              <w:t>0</w:t>
            </w:r>
          </w:p>
        </w:tc>
        <w:tc>
          <w:tcPr>
            <w:tcW w:w="2161" w:type="dxa"/>
          </w:tcPr>
          <w:p w14:paraId="07E651EF" w14:textId="77777777" w:rsidR="009A4DFE" w:rsidRDefault="00DE55D4">
            <w:pPr>
              <w:pStyle w:val="TableParagraph"/>
              <w:spacing w:before="2"/>
              <w:ind w:left="17" w:right="9"/>
              <w:jc w:val="center"/>
              <w:rPr>
                <w:rFonts w:ascii="Cambria"/>
                <w:sz w:val="24"/>
              </w:rPr>
            </w:pPr>
            <w:r>
              <w:rPr>
                <w:rFonts w:ascii="Cambria"/>
                <w:spacing w:val="-10"/>
                <w:sz w:val="24"/>
              </w:rPr>
              <w:t>3</w:t>
            </w:r>
          </w:p>
        </w:tc>
      </w:tr>
      <w:tr w:rsidR="009A4DFE" w14:paraId="4F7756B1" w14:textId="77777777">
        <w:trPr>
          <w:trHeight w:val="844"/>
        </w:trPr>
        <w:tc>
          <w:tcPr>
            <w:tcW w:w="2161" w:type="dxa"/>
          </w:tcPr>
          <w:p w14:paraId="5AA297C6" w14:textId="77777777" w:rsidR="009A4DFE" w:rsidRDefault="00DE55D4">
            <w:pPr>
              <w:pStyle w:val="TableParagraph"/>
              <w:spacing w:before="2"/>
              <w:ind w:left="17" w:right="9"/>
              <w:jc w:val="center"/>
              <w:rPr>
                <w:rFonts w:ascii="Cambria"/>
                <w:sz w:val="24"/>
              </w:rPr>
            </w:pPr>
            <w:r>
              <w:rPr>
                <w:rFonts w:ascii="Cambria"/>
                <w:spacing w:val="-10"/>
                <w:sz w:val="24"/>
              </w:rPr>
              <w:t>2</w:t>
            </w:r>
          </w:p>
        </w:tc>
        <w:tc>
          <w:tcPr>
            <w:tcW w:w="2161" w:type="dxa"/>
          </w:tcPr>
          <w:p w14:paraId="2AA57620" w14:textId="77777777" w:rsidR="009A4DFE" w:rsidRDefault="00DE55D4">
            <w:pPr>
              <w:pStyle w:val="TableParagraph"/>
              <w:spacing w:before="2"/>
              <w:ind w:left="17"/>
              <w:jc w:val="center"/>
              <w:rPr>
                <w:rFonts w:ascii="Cambria"/>
                <w:sz w:val="24"/>
              </w:rPr>
            </w:pPr>
            <w:r>
              <w:rPr>
                <w:rFonts w:ascii="Cambria"/>
                <w:sz w:val="24"/>
              </w:rPr>
              <w:t>Pour</w:t>
            </w:r>
            <w:r>
              <w:rPr>
                <w:rFonts w:ascii="Cambria"/>
                <w:spacing w:val="-1"/>
                <w:sz w:val="24"/>
              </w:rPr>
              <w:t xml:space="preserve"> </w:t>
            </w:r>
            <w:r>
              <w:rPr>
                <w:rFonts w:ascii="Cambria"/>
                <w:sz w:val="24"/>
              </w:rPr>
              <w:t>into the</w:t>
            </w:r>
            <w:r>
              <w:rPr>
                <w:rFonts w:ascii="Cambria"/>
                <w:spacing w:val="-3"/>
                <w:sz w:val="24"/>
              </w:rPr>
              <w:t xml:space="preserve"> </w:t>
            </w:r>
            <w:r>
              <w:rPr>
                <w:rFonts w:ascii="Cambria"/>
                <w:spacing w:val="-5"/>
                <w:sz w:val="24"/>
              </w:rPr>
              <w:t>4-</w:t>
            </w:r>
          </w:p>
          <w:p w14:paraId="28B17262" w14:textId="77777777" w:rsidR="009A4DFE" w:rsidRDefault="00DE55D4">
            <w:pPr>
              <w:pStyle w:val="TableParagraph"/>
              <w:spacing w:before="141"/>
              <w:ind w:left="17" w:right="7"/>
              <w:jc w:val="center"/>
              <w:rPr>
                <w:rFonts w:ascii="Cambria"/>
                <w:sz w:val="24"/>
              </w:rPr>
            </w:pPr>
            <w:r>
              <w:rPr>
                <w:rFonts w:ascii="Cambria"/>
                <w:sz w:val="24"/>
              </w:rPr>
              <w:t>gallon</w:t>
            </w:r>
            <w:r>
              <w:rPr>
                <w:rFonts w:ascii="Cambria"/>
                <w:spacing w:val="-1"/>
                <w:sz w:val="24"/>
              </w:rPr>
              <w:t xml:space="preserve"> </w:t>
            </w:r>
            <w:r>
              <w:rPr>
                <w:rFonts w:ascii="Cambria"/>
                <w:spacing w:val="-4"/>
                <w:sz w:val="24"/>
              </w:rPr>
              <w:t>jug.</w:t>
            </w:r>
          </w:p>
        </w:tc>
        <w:tc>
          <w:tcPr>
            <w:tcW w:w="2161" w:type="dxa"/>
          </w:tcPr>
          <w:p w14:paraId="3A7DDB64" w14:textId="77777777" w:rsidR="009A4DFE" w:rsidRDefault="00DE55D4">
            <w:pPr>
              <w:pStyle w:val="TableParagraph"/>
              <w:spacing w:before="2"/>
              <w:ind w:left="17" w:right="9"/>
              <w:jc w:val="center"/>
              <w:rPr>
                <w:rFonts w:ascii="Cambria"/>
                <w:sz w:val="24"/>
              </w:rPr>
            </w:pPr>
            <w:r>
              <w:rPr>
                <w:rFonts w:ascii="Cambria"/>
                <w:spacing w:val="-10"/>
                <w:sz w:val="24"/>
              </w:rPr>
              <w:t>3</w:t>
            </w:r>
          </w:p>
        </w:tc>
        <w:tc>
          <w:tcPr>
            <w:tcW w:w="2161" w:type="dxa"/>
          </w:tcPr>
          <w:p w14:paraId="0956513D" w14:textId="77777777" w:rsidR="009A4DFE" w:rsidRDefault="00DE55D4">
            <w:pPr>
              <w:pStyle w:val="TableParagraph"/>
              <w:spacing w:before="2"/>
              <w:ind w:left="17" w:right="9"/>
              <w:jc w:val="center"/>
              <w:rPr>
                <w:rFonts w:ascii="Cambria"/>
                <w:sz w:val="24"/>
              </w:rPr>
            </w:pPr>
            <w:r>
              <w:rPr>
                <w:rFonts w:ascii="Cambria"/>
                <w:spacing w:val="-10"/>
                <w:sz w:val="24"/>
              </w:rPr>
              <w:t>0</w:t>
            </w:r>
          </w:p>
        </w:tc>
      </w:tr>
      <w:tr w:rsidR="009A4DFE" w14:paraId="2FBB7B48" w14:textId="77777777">
        <w:trPr>
          <w:trHeight w:val="844"/>
        </w:trPr>
        <w:tc>
          <w:tcPr>
            <w:tcW w:w="2161" w:type="dxa"/>
          </w:tcPr>
          <w:p w14:paraId="3045B3B8" w14:textId="77777777" w:rsidR="009A4DFE" w:rsidRDefault="00DE55D4">
            <w:pPr>
              <w:pStyle w:val="TableParagraph"/>
              <w:spacing w:before="2"/>
              <w:ind w:left="17" w:right="9"/>
              <w:jc w:val="center"/>
              <w:rPr>
                <w:rFonts w:ascii="Cambria"/>
                <w:sz w:val="24"/>
              </w:rPr>
            </w:pPr>
            <w:r>
              <w:rPr>
                <w:rFonts w:ascii="Cambria"/>
                <w:spacing w:val="-10"/>
                <w:sz w:val="24"/>
              </w:rPr>
              <w:t>3</w:t>
            </w:r>
          </w:p>
        </w:tc>
        <w:tc>
          <w:tcPr>
            <w:tcW w:w="2161" w:type="dxa"/>
          </w:tcPr>
          <w:p w14:paraId="7D0C7780" w14:textId="77777777" w:rsidR="009A4DFE" w:rsidRDefault="00DE55D4">
            <w:pPr>
              <w:pStyle w:val="TableParagraph"/>
              <w:spacing w:before="2"/>
              <w:ind w:left="17" w:right="4"/>
              <w:jc w:val="center"/>
              <w:rPr>
                <w:rFonts w:ascii="Cambria"/>
                <w:sz w:val="24"/>
              </w:rPr>
            </w:pPr>
            <w:r>
              <w:rPr>
                <w:rFonts w:ascii="Cambria"/>
                <w:sz w:val="24"/>
              </w:rPr>
              <w:t>Fill</w:t>
            </w:r>
            <w:r>
              <w:rPr>
                <w:rFonts w:ascii="Cambria"/>
                <w:spacing w:val="1"/>
                <w:sz w:val="24"/>
              </w:rPr>
              <w:t xml:space="preserve"> </w:t>
            </w:r>
            <w:r>
              <w:rPr>
                <w:rFonts w:ascii="Cambria"/>
                <w:sz w:val="24"/>
              </w:rPr>
              <w:t>the</w:t>
            </w:r>
            <w:r>
              <w:rPr>
                <w:rFonts w:ascii="Cambria"/>
                <w:spacing w:val="-1"/>
                <w:sz w:val="24"/>
              </w:rPr>
              <w:t xml:space="preserve"> </w:t>
            </w:r>
            <w:r>
              <w:rPr>
                <w:rFonts w:ascii="Cambria"/>
                <w:sz w:val="24"/>
              </w:rPr>
              <w:t>3-</w:t>
            </w:r>
            <w:r>
              <w:rPr>
                <w:rFonts w:ascii="Cambria"/>
                <w:spacing w:val="-2"/>
                <w:sz w:val="24"/>
              </w:rPr>
              <w:t>gallon</w:t>
            </w:r>
          </w:p>
          <w:p w14:paraId="62516BA6" w14:textId="77777777" w:rsidR="009A4DFE" w:rsidRDefault="00DE55D4">
            <w:pPr>
              <w:pStyle w:val="TableParagraph"/>
              <w:spacing w:before="141"/>
              <w:ind w:left="17" w:right="7"/>
              <w:jc w:val="center"/>
              <w:rPr>
                <w:rFonts w:ascii="Cambria"/>
                <w:sz w:val="24"/>
              </w:rPr>
            </w:pPr>
            <w:r>
              <w:rPr>
                <w:rFonts w:ascii="Cambria"/>
                <w:sz w:val="24"/>
              </w:rPr>
              <w:t>jug</w:t>
            </w:r>
            <w:r>
              <w:rPr>
                <w:rFonts w:ascii="Cambria"/>
                <w:spacing w:val="-2"/>
                <w:sz w:val="24"/>
              </w:rPr>
              <w:t xml:space="preserve"> again.</w:t>
            </w:r>
          </w:p>
        </w:tc>
        <w:tc>
          <w:tcPr>
            <w:tcW w:w="2161" w:type="dxa"/>
          </w:tcPr>
          <w:p w14:paraId="689BACC6" w14:textId="77777777" w:rsidR="009A4DFE" w:rsidRDefault="00DE55D4">
            <w:pPr>
              <w:pStyle w:val="TableParagraph"/>
              <w:spacing w:before="2"/>
              <w:ind w:left="17" w:right="9"/>
              <w:jc w:val="center"/>
              <w:rPr>
                <w:rFonts w:ascii="Cambria"/>
                <w:sz w:val="24"/>
              </w:rPr>
            </w:pPr>
            <w:r>
              <w:rPr>
                <w:rFonts w:ascii="Cambria"/>
                <w:spacing w:val="-10"/>
                <w:sz w:val="24"/>
              </w:rPr>
              <w:t>3</w:t>
            </w:r>
          </w:p>
        </w:tc>
        <w:tc>
          <w:tcPr>
            <w:tcW w:w="2161" w:type="dxa"/>
          </w:tcPr>
          <w:p w14:paraId="3740103B" w14:textId="77777777" w:rsidR="009A4DFE" w:rsidRDefault="00DE55D4">
            <w:pPr>
              <w:pStyle w:val="TableParagraph"/>
              <w:spacing w:before="2"/>
              <w:ind w:left="17" w:right="9"/>
              <w:jc w:val="center"/>
              <w:rPr>
                <w:rFonts w:ascii="Cambria"/>
                <w:sz w:val="24"/>
              </w:rPr>
            </w:pPr>
            <w:r>
              <w:rPr>
                <w:rFonts w:ascii="Cambria"/>
                <w:spacing w:val="-10"/>
                <w:sz w:val="24"/>
              </w:rPr>
              <w:t>3</w:t>
            </w:r>
          </w:p>
        </w:tc>
      </w:tr>
      <w:tr w:rsidR="009A4DFE" w14:paraId="290D7BBA" w14:textId="77777777">
        <w:trPr>
          <w:trHeight w:val="1267"/>
        </w:trPr>
        <w:tc>
          <w:tcPr>
            <w:tcW w:w="2161" w:type="dxa"/>
          </w:tcPr>
          <w:p w14:paraId="46753673" w14:textId="77777777" w:rsidR="009A4DFE" w:rsidRDefault="00DE55D4">
            <w:pPr>
              <w:pStyle w:val="TableParagraph"/>
              <w:spacing w:before="2"/>
              <w:ind w:left="17" w:right="9"/>
              <w:jc w:val="center"/>
              <w:rPr>
                <w:rFonts w:ascii="Cambria"/>
                <w:sz w:val="24"/>
              </w:rPr>
            </w:pPr>
            <w:r>
              <w:rPr>
                <w:rFonts w:ascii="Cambria"/>
                <w:spacing w:val="-10"/>
                <w:sz w:val="24"/>
              </w:rPr>
              <w:t>4</w:t>
            </w:r>
          </w:p>
        </w:tc>
        <w:tc>
          <w:tcPr>
            <w:tcW w:w="2161" w:type="dxa"/>
          </w:tcPr>
          <w:p w14:paraId="19B6A396" w14:textId="77777777" w:rsidR="009A4DFE" w:rsidRDefault="00DE55D4">
            <w:pPr>
              <w:pStyle w:val="TableParagraph"/>
              <w:spacing w:before="2" w:line="360" w:lineRule="auto"/>
              <w:ind w:left="215" w:right="203" w:firstLine="6"/>
              <w:jc w:val="center"/>
              <w:rPr>
                <w:rFonts w:ascii="Cambria"/>
                <w:sz w:val="24"/>
              </w:rPr>
            </w:pPr>
            <w:r>
              <w:rPr>
                <w:rFonts w:ascii="Cambria"/>
                <w:sz w:val="24"/>
              </w:rPr>
              <w:t>Pour into the 4-gallon</w:t>
            </w:r>
            <w:r>
              <w:rPr>
                <w:rFonts w:ascii="Cambria"/>
                <w:spacing w:val="-13"/>
                <w:sz w:val="24"/>
              </w:rPr>
              <w:t xml:space="preserve"> </w:t>
            </w:r>
            <w:r>
              <w:rPr>
                <w:rFonts w:ascii="Cambria"/>
                <w:sz w:val="24"/>
              </w:rPr>
              <w:t>jug</w:t>
            </w:r>
            <w:r>
              <w:rPr>
                <w:rFonts w:ascii="Cambria"/>
                <w:spacing w:val="-12"/>
                <w:sz w:val="24"/>
              </w:rPr>
              <w:t xml:space="preserve"> </w:t>
            </w:r>
            <w:r>
              <w:rPr>
                <w:rFonts w:ascii="Cambria"/>
                <w:sz w:val="24"/>
              </w:rPr>
              <w:t>until</w:t>
            </w:r>
            <w:r>
              <w:rPr>
                <w:rFonts w:ascii="Cambria"/>
                <w:spacing w:val="-12"/>
                <w:sz w:val="24"/>
              </w:rPr>
              <w:t xml:space="preserve"> </w:t>
            </w:r>
            <w:r>
              <w:rPr>
                <w:rFonts w:ascii="Cambria"/>
                <w:sz w:val="24"/>
              </w:rPr>
              <w:t>it</w:t>
            </w:r>
          </w:p>
          <w:p w14:paraId="0EAE61C0" w14:textId="77777777" w:rsidR="009A4DFE" w:rsidRDefault="00DE55D4">
            <w:pPr>
              <w:pStyle w:val="TableParagraph"/>
              <w:spacing w:before="1"/>
              <w:ind w:left="17" w:right="2"/>
              <w:jc w:val="center"/>
              <w:rPr>
                <w:rFonts w:ascii="Cambria"/>
                <w:sz w:val="24"/>
              </w:rPr>
            </w:pPr>
            <w:r>
              <w:rPr>
                <w:rFonts w:ascii="Cambria"/>
                <w:sz w:val="24"/>
              </w:rPr>
              <w:t>is</w:t>
            </w:r>
            <w:r>
              <w:rPr>
                <w:rFonts w:ascii="Cambria"/>
                <w:spacing w:val="-2"/>
                <w:sz w:val="24"/>
              </w:rPr>
              <w:t xml:space="preserve"> full.</w:t>
            </w:r>
          </w:p>
        </w:tc>
        <w:tc>
          <w:tcPr>
            <w:tcW w:w="2161" w:type="dxa"/>
          </w:tcPr>
          <w:p w14:paraId="52E8B553" w14:textId="77777777" w:rsidR="009A4DFE" w:rsidRDefault="00DE55D4">
            <w:pPr>
              <w:pStyle w:val="TableParagraph"/>
              <w:spacing w:before="2"/>
              <w:ind w:left="17" w:right="9"/>
              <w:jc w:val="center"/>
              <w:rPr>
                <w:rFonts w:ascii="Cambria"/>
                <w:sz w:val="24"/>
              </w:rPr>
            </w:pPr>
            <w:r>
              <w:rPr>
                <w:rFonts w:ascii="Cambria"/>
                <w:spacing w:val="-10"/>
                <w:sz w:val="24"/>
              </w:rPr>
              <w:t>4</w:t>
            </w:r>
          </w:p>
        </w:tc>
        <w:tc>
          <w:tcPr>
            <w:tcW w:w="2161" w:type="dxa"/>
          </w:tcPr>
          <w:p w14:paraId="4481224B" w14:textId="77777777" w:rsidR="009A4DFE" w:rsidRDefault="00DE55D4">
            <w:pPr>
              <w:pStyle w:val="TableParagraph"/>
              <w:spacing w:before="2"/>
              <w:ind w:left="17" w:right="9"/>
              <w:jc w:val="center"/>
              <w:rPr>
                <w:rFonts w:ascii="Cambria"/>
                <w:sz w:val="24"/>
              </w:rPr>
            </w:pPr>
            <w:r>
              <w:rPr>
                <w:rFonts w:ascii="Cambria"/>
                <w:spacing w:val="-10"/>
                <w:sz w:val="24"/>
              </w:rPr>
              <w:t>2</w:t>
            </w:r>
          </w:p>
        </w:tc>
      </w:tr>
      <w:tr w:rsidR="009A4DFE" w14:paraId="04825D43" w14:textId="77777777">
        <w:trPr>
          <w:trHeight w:val="839"/>
        </w:trPr>
        <w:tc>
          <w:tcPr>
            <w:tcW w:w="2161" w:type="dxa"/>
          </w:tcPr>
          <w:p w14:paraId="0550584E" w14:textId="77777777" w:rsidR="009A4DFE" w:rsidRDefault="00DE55D4">
            <w:pPr>
              <w:pStyle w:val="TableParagraph"/>
              <w:spacing w:before="2"/>
              <w:ind w:left="17" w:right="9"/>
              <w:jc w:val="center"/>
              <w:rPr>
                <w:rFonts w:ascii="Cambria"/>
                <w:sz w:val="24"/>
              </w:rPr>
            </w:pPr>
            <w:r>
              <w:rPr>
                <w:rFonts w:ascii="Cambria"/>
                <w:spacing w:val="-10"/>
                <w:sz w:val="24"/>
              </w:rPr>
              <w:t>5</w:t>
            </w:r>
          </w:p>
        </w:tc>
        <w:tc>
          <w:tcPr>
            <w:tcW w:w="2161" w:type="dxa"/>
          </w:tcPr>
          <w:p w14:paraId="7658519E" w14:textId="77777777" w:rsidR="009A4DFE" w:rsidRDefault="00DE55D4">
            <w:pPr>
              <w:pStyle w:val="TableParagraph"/>
              <w:spacing w:before="2"/>
              <w:ind w:left="422"/>
              <w:rPr>
                <w:rFonts w:ascii="Cambria"/>
                <w:sz w:val="24"/>
              </w:rPr>
            </w:pPr>
            <w:r>
              <w:rPr>
                <w:rFonts w:ascii="Cambria"/>
                <w:sz w:val="24"/>
              </w:rPr>
              <w:t>Empty</w:t>
            </w:r>
            <w:r>
              <w:rPr>
                <w:rFonts w:ascii="Cambria"/>
                <w:spacing w:val="-2"/>
                <w:sz w:val="24"/>
              </w:rPr>
              <w:t xml:space="preserve"> </w:t>
            </w:r>
            <w:r>
              <w:rPr>
                <w:rFonts w:ascii="Cambria"/>
                <w:sz w:val="24"/>
              </w:rPr>
              <w:t>the</w:t>
            </w:r>
            <w:r>
              <w:rPr>
                <w:rFonts w:ascii="Cambria"/>
                <w:spacing w:val="-1"/>
                <w:sz w:val="24"/>
              </w:rPr>
              <w:t xml:space="preserve"> </w:t>
            </w:r>
            <w:r>
              <w:rPr>
                <w:rFonts w:ascii="Cambria"/>
                <w:spacing w:val="-5"/>
                <w:sz w:val="24"/>
              </w:rPr>
              <w:t>4-</w:t>
            </w:r>
          </w:p>
          <w:p w14:paraId="35401DD3" w14:textId="77777777" w:rsidR="009A4DFE" w:rsidRDefault="00DE55D4">
            <w:pPr>
              <w:pStyle w:val="TableParagraph"/>
              <w:spacing w:before="141"/>
              <w:ind w:left="557"/>
              <w:rPr>
                <w:rFonts w:ascii="Cambria"/>
                <w:sz w:val="24"/>
              </w:rPr>
            </w:pPr>
            <w:r>
              <w:rPr>
                <w:rFonts w:ascii="Cambria"/>
                <w:sz w:val="24"/>
              </w:rPr>
              <w:t>gallon</w:t>
            </w:r>
            <w:r>
              <w:rPr>
                <w:rFonts w:ascii="Cambria"/>
                <w:spacing w:val="-1"/>
                <w:sz w:val="24"/>
              </w:rPr>
              <w:t xml:space="preserve"> </w:t>
            </w:r>
            <w:r>
              <w:rPr>
                <w:rFonts w:ascii="Cambria"/>
                <w:spacing w:val="-4"/>
                <w:sz w:val="24"/>
              </w:rPr>
              <w:t>jug.</w:t>
            </w:r>
          </w:p>
        </w:tc>
        <w:tc>
          <w:tcPr>
            <w:tcW w:w="2161" w:type="dxa"/>
          </w:tcPr>
          <w:p w14:paraId="77C4F234" w14:textId="77777777" w:rsidR="009A4DFE" w:rsidRDefault="00DE55D4">
            <w:pPr>
              <w:pStyle w:val="TableParagraph"/>
              <w:spacing w:before="2"/>
              <w:ind w:left="17" w:right="9"/>
              <w:jc w:val="center"/>
              <w:rPr>
                <w:rFonts w:ascii="Cambria"/>
                <w:sz w:val="24"/>
              </w:rPr>
            </w:pPr>
            <w:r>
              <w:rPr>
                <w:rFonts w:ascii="Cambria"/>
                <w:spacing w:val="-10"/>
                <w:sz w:val="24"/>
              </w:rPr>
              <w:t>0</w:t>
            </w:r>
          </w:p>
        </w:tc>
        <w:tc>
          <w:tcPr>
            <w:tcW w:w="2161" w:type="dxa"/>
          </w:tcPr>
          <w:p w14:paraId="598CAAD4" w14:textId="77777777" w:rsidR="009A4DFE" w:rsidRDefault="00DE55D4">
            <w:pPr>
              <w:pStyle w:val="TableParagraph"/>
              <w:spacing w:before="2"/>
              <w:ind w:left="17" w:right="9"/>
              <w:jc w:val="center"/>
              <w:rPr>
                <w:rFonts w:ascii="Cambria"/>
                <w:sz w:val="24"/>
              </w:rPr>
            </w:pPr>
            <w:r>
              <w:rPr>
                <w:rFonts w:ascii="Cambria"/>
                <w:spacing w:val="-10"/>
                <w:sz w:val="24"/>
              </w:rPr>
              <w:t>2</w:t>
            </w:r>
          </w:p>
        </w:tc>
      </w:tr>
      <w:tr w:rsidR="009A4DFE" w14:paraId="4D236638" w14:textId="77777777">
        <w:trPr>
          <w:trHeight w:val="1689"/>
        </w:trPr>
        <w:tc>
          <w:tcPr>
            <w:tcW w:w="2161" w:type="dxa"/>
          </w:tcPr>
          <w:p w14:paraId="18408971" w14:textId="77777777" w:rsidR="009A4DFE" w:rsidRDefault="00DE55D4">
            <w:pPr>
              <w:pStyle w:val="TableParagraph"/>
              <w:spacing w:before="7"/>
              <w:ind w:left="17" w:right="9"/>
              <w:jc w:val="center"/>
              <w:rPr>
                <w:rFonts w:ascii="Cambria"/>
                <w:sz w:val="24"/>
              </w:rPr>
            </w:pPr>
            <w:r>
              <w:rPr>
                <w:rFonts w:ascii="Cambria"/>
                <w:spacing w:val="-10"/>
                <w:sz w:val="24"/>
              </w:rPr>
              <w:t>6</w:t>
            </w:r>
          </w:p>
        </w:tc>
        <w:tc>
          <w:tcPr>
            <w:tcW w:w="2161" w:type="dxa"/>
          </w:tcPr>
          <w:p w14:paraId="7EE56D11" w14:textId="77777777" w:rsidR="009A4DFE" w:rsidRDefault="00DE55D4">
            <w:pPr>
              <w:pStyle w:val="TableParagraph"/>
              <w:spacing w:before="7" w:line="357" w:lineRule="auto"/>
              <w:ind w:left="158" w:right="143" w:hanging="3"/>
              <w:jc w:val="center"/>
              <w:rPr>
                <w:rFonts w:ascii="Cambria"/>
                <w:sz w:val="24"/>
              </w:rPr>
            </w:pPr>
            <w:r>
              <w:rPr>
                <w:rFonts w:ascii="Cambria"/>
                <w:sz w:val="24"/>
              </w:rPr>
              <w:t>Transfer the remaining 2 gallons</w:t>
            </w:r>
            <w:r>
              <w:rPr>
                <w:rFonts w:ascii="Cambria"/>
                <w:spacing w:val="-12"/>
                <w:sz w:val="24"/>
              </w:rPr>
              <w:t xml:space="preserve"> </w:t>
            </w:r>
            <w:r>
              <w:rPr>
                <w:rFonts w:ascii="Cambria"/>
                <w:sz w:val="24"/>
              </w:rPr>
              <w:t>into</w:t>
            </w:r>
            <w:r>
              <w:rPr>
                <w:rFonts w:ascii="Cambria"/>
                <w:spacing w:val="-9"/>
                <w:sz w:val="24"/>
              </w:rPr>
              <w:t xml:space="preserve"> </w:t>
            </w:r>
            <w:r>
              <w:rPr>
                <w:rFonts w:ascii="Cambria"/>
                <w:sz w:val="24"/>
              </w:rPr>
              <w:t>the</w:t>
            </w:r>
            <w:r>
              <w:rPr>
                <w:rFonts w:ascii="Cambria"/>
                <w:spacing w:val="-12"/>
                <w:sz w:val="24"/>
              </w:rPr>
              <w:t xml:space="preserve"> </w:t>
            </w:r>
            <w:r>
              <w:rPr>
                <w:rFonts w:ascii="Cambria"/>
                <w:sz w:val="24"/>
              </w:rPr>
              <w:t>4-</w:t>
            </w:r>
          </w:p>
          <w:p w14:paraId="42962E25" w14:textId="77777777" w:rsidR="009A4DFE" w:rsidRDefault="00DE55D4">
            <w:pPr>
              <w:pStyle w:val="TableParagraph"/>
              <w:spacing w:before="5"/>
              <w:ind w:left="17" w:right="7"/>
              <w:jc w:val="center"/>
              <w:rPr>
                <w:rFonts w:ascii="Cambria"/>
                <w:sz w:val="24"/>
              </w:rPr>
            </w:pPr>
            <w:r>
              <w:rPr>
                <w:rFonts w:ascii="Cambria"/>
                <w:sz w:val="24"/>
              </w:rPr>
              <w:t>gallon</w:t>
            </w:r>
            <w:r>
              <w:rPr>
                <w:rFonts w:ascii="Cambria"/>
                <w:spacing w:val="-1"/>
                <w:sz w:val="24"/>
              </w:rPr>
              <w:t xml:space="preserve"> </w:t>
            </w:r>
            <w:r>
              <w:rPr>
                <w:rFonts w:ascii="Cambria"/>
                <w:spacing w:val="-4"/>
                <w:sz w:val="24"/>
              </w:rPr>
              <w:t>jug.</w:t>
            </w:r>
          </w:p>
        </w:tc>
        <w:tc>
          <w:tcPr>
            <w:tcW w:w="2161" w:type="dxa"/>
          </w:tcPr>
          <w:p w14:paraId="16751CC8" w14:textId="77777777" w:rsidR="009A4DFE" w:rsidRDefault="00DE55D4">
            <w:pPr>
              <w:pStyle w:val="TableParagraph"/>
              <w:spacing w:before="7"/>
              <w:ind w:left="17" w:right="9"/>
              <w:jc w:val="center"/>
              <w:rPr>
                <w:rFonts w:ascii="Cambria"/>
                <w:sz w:val="24"/>
              </w:rPr>
            </w:pPr>
            <w:r>
              <w:rPr>
                <w:rFonts w:ascii="Cambria"/>
                <w:spacing w:val="-10"/>
                <w:sz w:val="24"/>
              </w:rPr>
              <w:t>2</w:t>
            </w:r>
          </w:p>
        </w:tc>
        <w:tc>
          <w:tcPr>
            <w:tcW w:w="2161" w:type="dxa"/>
          </w:tcPr>
          <w:p w14:paraId="25DDE83E" w14:textId="77777777" w:rsidR="009A4DFE" w:rsidRDefault="00DE55D4">
            <w:pPr>
              <w:pStyle w:val="TableParagraph"/>
              <w:spacing w:before="7"/>
              <w:ind w:left="17" w:right="9"/>
              <w:jc w:val="center"/>
              <w:rPr>
                <w:rFonts w:ascii="Cambria"/>
                <w:sz w:val="24"/>
              </w:rPr>
            </w:pPr>
            <w:r>
              <w:rPr>
                <w:rFonts w:ascii="Cambria"/>
                <w:spacing w:val="-10"/>
                <w:sz w:val="24"/>
              </w:rPr>
              <w:t>0</w:t>
            </w:r>
          </w:p>
        </w:tc>
      </w:tr>
    </w:tbl>
    <w:p w14:paraId="6215480F" w14:textId="77777777" w:rsidR="009A4DFE" w:rsidRDefault="009A4DFE">
      <w:pPr>
        <w:pStyle w:val="BodyText"/>
        <w:rPr>
          <w:b/>
          <w:sz w:val="28"/>
        </w:rPr>
      </w:pPr>
    </w:p>
    <w:p w14:paraId="657A5FDB" w14:textId="77777777" w:rsidR="009A4DFE" w:rsidRDefault="009A4DFE">
      <w:pPr>
        <w:pStyle w:val="BodyText"/>
        <w:rPr>
          <w:b/>
          <w:sz w:val="28"/>
        </w:rPr>
      </w:pPr>
    </w:p>
    <w:p w14:paraId="22BC50CB" w14:textId="77777777" w:rsidR="009A4DFE" w:rsidRDefault="009A4DFE">
      <w:pPr>
        <w:pStyle w:val="BodyText"/>
        <w:rPr>
          <w:b/>
          <w:sz w:val="28"/>
        </w:rPr>
      </w:pPr>
    </w:p>
    <w:p w14:paraId="722171FD" w14:textId="19CAD449" w:rsidR="006D2E5F" w:rsidDel="006D2E5F" w:rsidRDefault="006D2E5F">
      <w:pPr>
        <w:pStyle w:val="BodyText"/>
        <w:rPr>
          <w:del w:id="10" w:author="busagani sharath" w:date="2026-07-24T18:27:00Z" w16du:dateUtc="2026-07-24T12:57:00Z"/>
          <w:b/>
          <w:sz w:val="28"/>
        </w:rPr>
      </w:pPr>
    </w:p>
    <w:p w14:paraId="3E2E67EC" w14:textId="1E07D167" w:rsidR="009A4DFE" w:rsidDel="006D2E5F" w:rsidRDefault="009A4DFE">
      <w:pPr>
        <w:pStyle w:val="BodyText"/>
        <w:rPr>
          <w:del w:id="11" w:author="busagani sharath" w:date="2026-07-24T18:27:00Z" w16du:dateUtc="2026-07-24T12:57:00Z"/>
          <w:b/>
          <w:sz w:val="28"/>
        </w:rPr>
      </w:pPr>
    </w:p>
    <w:p w14:paraId="12E2E0B7" w14:textId="77777777" w:rsidR="009A4DFE" w:rsidRDefault="00DE55D4">
      <w:pPr>
        <w:pStyle w:val="Heading3"/>
      </w:pPr>
      <w:r>
        <w:rPr>
          <w:spacing w:val="-2"/>
        </w:rPr>
        <w:t>R</w:t>
      </w:r>
      <w:r>
        <w:rPr>
          <w:spacing w:val="-2"/>
        </w:rPr>
        <w:t>e</w:t>
      </w:r>
      <w:r>
        <w:rPr>
          <w:spacing w:val="-2"/>
        </w:rPr>
        <w:t>sult:</w:t>
      </w:r>
    </w:p>
    <w:p w14:paraId="24D375C5" w14:textId="77777777" w:rsidR="009A4DFE" w:rsidRDefault="00DE55D4">
      <w:pPr>
        <w:pStyle w:val="BodyText"/>
        <w:spacing w:before="158" w:line="360" w:lineRule="auto"/>
        <w:ind w:left="1080" w:right="1157"/>
      </w:pPr>
      <w:r>
        <w:t>After</w:t>
      </w:r>
      <w:r>
        <w:rPr>
          <w:spacing w:val="-1"/>
        </w:rPr>
        <w:t xml:space="preserve"> </w:t>
      </w:r>
      <w:r>
        <w:t>performing</w:t>
      </w:r>
      <w:r>
        <w:rPr>
          <w:spacing w:val="-2"/>
        </w:rPr>
        <w:t xml:space="preserve"> </w:t>
      </w:r>
      <w:r>
        <w:t>the</w:t>
      </w:r>
      <w:r>
        <w:rPr>
          <w:spacing w:val="-3"/>
        </w:rPr>
        <w:t xml:space="preserve"> </w:t>
      </w:r>
      <w:r>
        <w:t>above</w:t>
      </w:r>
      <w:r>
        <w:rPr>
          <w:spacing w:val="-3"/>
        </w:rPr>
        <w:t xml:space="preserve"> </w:t>
      </w:r>
      <w:r>
        <w:t>sequence</w:t>
      </w:r>
      <w:r>
        <w:rPr>
          <w:spacing w:val="-3"/>
        </w:rPr>
        <w:t xml:space="preserve"> </w:t>
      </w:r>
      <w:r>
        <w:t>of</w:t>
      </w:r>
      <w:r>
        <w:rPr>
          <w:spacing w:val="-10"/>
        </w:rPr>
        <w:t xml:space="preserve"> </w:t>
      </w:r>
      <w:r>
        <w:t>operations,</w:t>
      </w:r>
      <w:r>
        <w:rPr>
          <w:spacing w:val="-5"/>
        </w:rPr>
        <w:t xml:space="preserve"> </w:t>
      </w:r>
      <w:r>
        <w:t>the</w:t>
      </w:r>
      <w:r>
        <w:rPr>
          <w:spacing w:val="-3"/>
        </w:rPr>
        <w:t xml:space="preserve"> </w:t>
      </w:r>
      <w:r>
        <w:t>4-gallon</w:t>
      </w:r>
      <w:r>
        <w:rPr>
          <w:spacing w:val="-2"/>
        </w:rPr>
        <w:t xml:space="preserve"> </w:t>
      </w:r>
      <w:r>
        <w:t>jug</w:t>
      </w:r>
      <w:r>
        <w:rPr>
          <w:spacing w:val="-2"/>
        </w:rPr>
        <w:t xml:space="preserve"> </w:t>
      </w:r>
      <w:r>
        <w:t>contains</w:t>
      </w:r>
      <w:r>
        <w:rPr>
          <w:spacing w:val="-4"/>
        </w:rPr>
        <w:t xml:space="preserve"> </w:t>
      </w:r>
      <w:r>
        <w:t>exactly</w:t>
      </w:r>
      <w:r>
        <w:rPr>
          <w:spacing w:val="-7"/>
        </w:rPr>
        <w:t xml:space="preserve"> </w:t>
      </w:r>
      <w:r>
        <w:t>2 gallons of water. Hence, the Water Jug Problem is successfully solved.</w:t>
      </w:r>
    </w:p>
    <w:p w14:paraId="0B8CAD23" w14:textId="77777777" w:rsidR="00962DE1" w:rsidRDefault="00962DE1">
      <w:pPr>
        <w:pStyle w:val="BodyText"/>
        <w:spacing w:before="158" w:line="360" w:lineRule="auto"/>
        <w:ind w:left="1080" w:right="1157"/>
      </w:pPr>
    </w:p>
    <w:p w14:paraId="1C9A927D" w14:textId="77777777" w:rsidR="00962DE1" w:rsidRDefault="00962DE1">
      <w:pPr>
        <w:pStyle w:val="BodyText"/>
        <w:spacing w:before="158" w:line="360" w:lineRule="auto"/>
        <w:ind w:left="1080" w:right="1157"/>
      </w:pPr>
    </w:p>
    <w:p w14:paraId="2541BE08" w14:textId="77777777" w:rsidR="00962DE1" w:rsidRDefault="00962DE1">
      <w:pPr>
        <w:pStyle w:val="BodyText"/>
        <w:spacing w:before="158" w:line="360" w:lineRule="auto"/>
        <w:ind w:left="1080" w:right="1157"/>
      </w:pPr>
    </w:p>
    <w:p w14:paraId="0B5E3B35" w14:textId="77777777" w:rsidR="00962DE1" w:rsidRDefault="00962DE1">
      <w:pPr>
        <w:pStyle w:val="BodyText"/>
        <w:spacing w:before="158" w:line="360" w:lineRule="auto"/>
        <w:ind w:left="1080" w:right="1157"/>
      </w:pPr>
    </w:p>
    <w:p w14:paraId="07186CC3" w14:textId="77777777" w:rsidR="00962DE1" w:rsidRDefault="00962DE1">
      <w:pPr>
        <w:pStyle w:val="BodyText"/>
        <w:spacing w:before="158" w:line="360" w:lineRule="auto"/>
        <w:ind w:left="1080" w:right="1157"/>
      </w:pPr>
    </w:p>
    <w:p w14:paraId="6135F23C" w14:textId="77777777" w:rsidR="00962DE1" w:rsidRDefault="00962DE1">
      <w:pPr>
        <w:pStyle w:val="BodyText"/>
        <w:spacing w:before="158" w:line="360" w:lineRule="auto"/>
        <w:ind w:left="1080" w:right="1157"/>
      </w:pPr>
    </w:p>
    <w:p w14:paraId="64CF9E36" w14:textId="77777777" w:rsidR="00962DE1" w:rsidRDefault="00962DE1">
      <w:pPr>
        <w:pStyle w:val="BodyText"/>
        <w:spacing w:before="158" w:line="360" w:lineRule="auto"/>
        <w:ind w:left="1080" w:right="1157"/>
      </w:pPr>
    </w:p>
    <w:p w14:paraId="6375B822" w14:textId="77777777" w:rsidR="00962DE1" w:rsidRDefault="00962DE1">
      <w:pPr>
        <w:pStyle w:val="BodyText"/>
        <w:spacing w:before="158" w:line="360" w:lineRule="auto"/>
        <w:ind w:left="1080" w:right="1157"/>
      </w:pPr>
    </w:p>
    <w:p w14:paraId="646E3897" w14:textId="77777777" w:rsidR="00962DE1" w:rsidRDefault="00962DE1">
      <w:pPr>
        <w:pStyle w:val="BodyText"/>
        <w:spacing w:before="158" w:line="360" w:lineRule="auto"/>
        <w:ind w:left="1080" w:right="1157"/>
      </w:pPr>
    </w:p>
    <w:p w14:paraId="10BEA41C" w14:textId="77777777" w:rsidR="009A4DFE" w:rsidRPr="00962DE1" w:rsidRDefault="00DE55D4">
      <w:pPr>
        <w:pStyle w:val="ListParagraph"/>
        <w:numPr>
          <w:ilvl w:val="0"/>
          <w:numId w:val="1"/>
        </w:numPr>
        <w:tabs>
          <w:tab w:val="left" w:pos="1892"/>
        </w:tabs>
        <w:spacing w:before="78" w:line="360" w:lineRule="auto"/>
        <w:ind w:right="1084"/>
        <w:rPr>
          <w:b/>
          <w:bCs/>
          <w:sz w:val="24"/>
        </w:rPr>
      </w:pPr>
      <w:r w:rsidRPr="00962DE1">
        <w:rPr>
          <w:b/>
          <w:bCs/>
          <w:sz w:val="24"/>
        </w:rPr>
        <w:lastRenderedPageBreak/>
        <w:t>Find</w:t>
      </w:r>
      <w:r w:rsidRPr="00962DE1">
        <w:rPr>
          <w:b/>
          <w:bCs/>
          <w:spacing w:val="-3"/>
          <w:sz w:val="24"/>
        </w:rPr>
        <w:t xml:space="preserve"> </w:t>
      </w:r>
      <w:r w:rsidRPr="00962DE1">
        <w:rPr>
          <w:b/>
          <w:bCs/>
          <w:sz w:val="24"/>
        </w:rPr>
        <w:t>out</w:t>
      </w:r>
      <w:r w:rsidRPr="00962DE1">
        <w:rPr>
          <w:b/>
          <w:bCs/>
          <w:spacing w:val="-3"/>
          <w:sz w:val="24"/>
        </w:rPr>
        <w:t xml:space="preserve"> </w:t>
      </w:r>
      <w:r w:rsidRPr="00962DE1">
        <w:rPr>
          <w:b/>
          <w:bCs/>
          <w:sz w:val="24"/>
        </w:rPr>
        <w:t>how</w:t>
      </w:r>
      <w:r w:rsidRPr="00962DE1">
        <w:rPr>
          <w:b/>
          <w:bCs/>
          <w:spacing w:val="-9"/>
          <w:sz w:val="24"/>
        </w:rPr>
        <w:t xml:space="preserve"> </w:t>
      </w:r>
      <w:r w:rsidRPr="00962DE1">
        <w:rPr>
          <w:b/>
          <w:bCs/>
          <w:sz w:val="24"/>
        </w:rPr>
        <w:t>Mars</w:t>
      </w:r>
      <w:r w:rsidRPr="00962DE1">
        <w:rPr>
          <w:b/>
          <w:bCs/>
          <w:spacing w:val="-5"/>
          <w:sz w:val="24"/>
        </w:rPr>
        <w:t xml:space="preserve"> </w:t>
      </w:r>
      <w:r w:rsidRPr="00962DE1">
        <w:rPr>
          <w:b/>
          <w:bCs/>
          <w:sz w:val="24"/>
        </w:rPr>
        <w:t>Rover,</w:t>
      </w:r>
      <w:r w:rsidRPr="00962DE1">
        <w:rPr>
          <w:b/>
          <w:bCs/>
          <w:spacing w:val="-2"/>
          <w:sz w:val="24"/>
        </w:rPr>
        <w:t xml:space="preserve"> </w:t>
      </w:r>
      <w:proofErr w:type="spellStart"/>
      <w:r w:rsidRPr="00962DE1">
        <w:rPr>
          <w:b/>
          <w:bCs/>
          <w:sz w:val="24"/>
        </w:rPr>
        <w:t>analyse</w:t>
      </w:r>
      <w:proofErr w:type="spellEnd"/>
      <w:r w:rsidRPr="00962DE1">
        <w:rPr>
          <w:b/>
          <w:bCs/>
          <w:spacing w:val="-4"/>
          <w:sz w:val="24"/>
        </w:rPr>
        <w:t xml:space="preserve"> </w:t>
      </w:r>
      <w:r w:rsidRPr="00962DE1">
        <w:rPr>
          <w:b/>
          <w:bCs/>
          <w:sz w:val="24"/>
        </w:rPr>
        <w:t>and</w:t>
      </w:r>
      <w:r w:rsidRPr="00962DE1">
        <w:rPr>
          <w:b/>
          <w:bCs/>
          <w:spacing w:val="-3"/>
          <w:sz w:val="24"/>
        </w:rPr>
        <w:t xml:space="preserve"> </w:t>
      </w:r>
      <w:r w:rsidRPr="00962DE1">
        <w:rPr>
          <w:b/>
          <w:bCs/>
          <w:sz w:val="24"/>
        </w:rPr>
        <w:t>explore</w:t>
      </w:r>
      <w:r w:rsidRPr="00962DE1">
        <w:rPr>
          <w:b/>
          <w:bCs/>
          <w:spacing w:val="-4"/>
          <w:sz w:val="24"/>
        </w:rPr>
        <w:t xml:space="preserve"> </w:t>
      </w:r>
      <w:r w:rsidRPr="00962DE1">
        <w:rPr>
          <w:b/>
          <w:bCs/>
          <w:sz w:val="24"/>
        </w:rPr>
        <w:t>the</w:t>
      </w:r>
      <w:r w:rsidRPr="00962DE1">
        <w:rPr>
          <w:b/>
          <w:bCs/>
          <w:spacing w:val="-9"/>
          <w:sz w:val="24"/>
        </w:rPr>
        <w:t xml:space="preserve"> </w:t>
      </w:r>
      <w:r w:rsidRPr="00962DE1">
        <w:rPr>
          <w:b/>
          <w:bCs/>
          <w:sz w:val="24"/>
        </w:rPr>
        <w:t>samples</w:t>
      </w:r>
      <w:r w:rsidRPr="00962DE1">
        <w:rPr>
          <w:b/>
          <w:bCs/>
          <w:spacing w:val="-5"/>
          <w:sz w:val="24"/>
        </w:rPr>
        <w:t xml:space="preserve"> </w:t>
      </w:r>
      <w:r w:rsidRPr="00962DE1">
        <w:rPr>
          <w:b/>
          <w:bCs/>
          <w:sz w:val="24"/>
        </w:rPr>
        <w:t>on</w:t>
      </w:r>
      <w:r w:rsidRPr="00962DE1">
        <w:rPr>
          <w:b/>
          <w:bCs/>
          <w:spacing w:val="-8"/>
          <w:sz w:val="24"/>
        </w:rPr>
        <w:t xml:space="preserve"> </w:t>
      </w:r>
      <w:r w:rsidRPr="00962DE1">
        <w:rPr>
          <w:b/>
          <w:bCs/>
          <w:sz w:val="24"/>
        </w:rPr>
        <w:t>Mars</w:t>
      </w:r>
      <w:r w:rsidRPr="00962DE1">
        <w:rPr>
          <w:b/>
          <w:bCs/>
          <w:spacing w:val="-5"/>
          <w:sz w:val="24"/>
        </w:rPr>
        <w:t xml:space="preserve"> </w:t>
      </w:r>
      <w:r w:rsidRPr="00962DE1">
        <w:rPr>
          <w:b/>
          <w:bCs/>
          <w:sz w:val="24"/>
        </w:rPr>
        <w:t>by</w:t>
      </w:r>
      <w:r w:rsidRPr="00962DE1">
        <w:rPr>
          <w:b/>
          <w:bCs/>
          <w:spacing w:val="-13"/>
          <w:sz w:val="24"/>
        </w:rPr>
        <w:t xml:space="preserve"> </w:t>
      </w:r>
      <w:r w:rsidRPr="00962DE1">
        <w:rPr>
          <w:b/>
          <w:bCs/>
          <w:sz w:val="24"/>
        </w:rPr>
        <w:t>answering</w:t>
      </w:r>
      <w:r w:rsidRPr="00962DE1">
        <w:rPr>
          <w:b/>
          <w:bCs/>
          <w:spacing w:val="-3"/>
          <w:sz w:val="24"/>
        </w:rPr>
        <w:t xml:space="preserve"> </w:t>
      </w:r>
      <w:r w:rsidRPr="00962DE1">
        <w:rPr>
          <w:b/>
          <w:bCs/>
          <w:sz w:val="24"/>
        </w:rPr>
        <w:t>the following questions.</w:t>
      </w:r>
    </w:p>
    <w:p w14:paraId="7CAA87CE" w14:textId="77777777" w:rsidR="009A4DFE" w:rsidRPr="00962DE1" w:rsidRDefault="00DE55D4">
      <w:pPr>
        <w:pStyle w:val="ListParagraph"/>
        <w:numPr>
          <w:ilvl w:val="1"/>
          <w:numId w:val="1"/>
        </w:numPr>
        <w:tabs>
          <w:tab w:val="left" w:pos="2612"/>
        </w:tabs>
        <w:spacing w:line="274" w:lineRule="exact"/>
        <w:ind w:hanging="720"/>
        <w:rPr>
          <w:b/>
          <w:bCs/>
          <w:sz w:val="24"/>
        </w:rPr>
      </w:pPr>
      <w:r w:rsidRPr="00962DE1">
        <w:rPr>
          <w:b/>
          <w:bCs/>
          <w:sz w:val="24"/>
        </w:rPr>
        <w:t>What</w:t>
      </w:r>
      <w:r w:rsidRPr="00962DE1">
        <w:rPr>
          <w:b/>
          <w:bCs/>
          <w:spacing w:val="4"/>
          <w:sz w:val="24"/>
        </w:rPr>
        <w:t xml:space="preserve"> </w:t>
      </w:r>
      <w:proofErr w:type="gramStart"/>
      <w:r w:rsidRPr="00962DE1">
        <w:rPr>
          <w:b/>
          <w:bCs/>
          <w:sz w:val="24"/>
        </w:rPr>
        <w:t>are</w:t>
      </w:r>
      <w:proofErr w:type="gramEnd"/>
      <w:r w:rsidRPr="00962DE1">
        <w:rPr>
          <w:b/>
          <w:bCs/>
          <w:spacing w:val="-6"/>
          <w:sz w:val="24"/>
        </w:rPr>
        <w:t xml:space="preserve"> </w:t>
      </w:r>
      <w:r w:rsidRPr="00962DE1">
        <w:rPr>
          <w:b/>
          <w:bCs/>
          <w:sz w:val="24"/>
        </w:rPr>
        <w:t>the</w:t>
      </w:r>
      <w:r w:rsidRPr="00962DE1">
        <w:rPr>
          <w:b/>
          <w:bCs/>
          <w:spacing w:val="-1"/>
          <w:sz w:val="24"/>
        </w:rPr>
        <w:t xml:space="preserve"> </w:t>
      </w:r>
      <w:r w:rsidRPr="00962DE1">
        <w:rPr>
          <w:b/>
          <w:bCs/>
          <w:sz w:val="24"/>
        </w:rPr>
        <w:t>percept’s</w:t>
      </w:r>
      <w:r w:rsidRPr="00962DE1">
        <w:rPr>
          <w:b/>
          <w:bCs/>
          <w:spacing w:val="-3"/>
          <w:sz w:val="24"/>
        </w:rPr>
        <w:t xml:space="preserve"> </w:t>
      </w:r>
      <w:r w:rsidRPr="00962DE1">
        <w:rPr>
          <w:b/>
          <w:bCs/>
          <w:sz w:val="24"/>
        </w:rPr>
        <w:t>for</w:t>
      </w:r>
      <w:r w:rsidRPr="00962DE1">
        <w:rPr>
          <w:b/>
          <w:bCs/>
          <w:spacing w:val="-3"/>
          <w:sz w:val="24"/>
        </w:rPr>
        <w:t xml:space="preserve"> </w:t>
      </w:r>
      <w:r w:rsidRPr="00962DE1">
        <w:rPr>
          <w:b/>
          <w:bCs/>
          <w:sz w:val="24"/>
        </w:rPr>
        <w:t>this</w:t>
      </w:r>
      <w:r w:rsidRPr="00962DE1">
        <w:rPr>
          <w:b/>
          <w:bCs/>
          <w:spacing w:val="-2"/>
          <w:sz w:val="24"/>
        </w:rPr>
        <w:t xml:space="preserve"> agent?</w:t>
      </w:r>
    </w:p>
    <w:p w14:paraId="3528EE89" w14:textId="77777777" w:rsidR="009A4DFE" w:rsidRPr="00962DE1" w:rsidRDefault="00DE55D4">
      <w:pPr>
        <w:pStyle w:val="ListParagraph"/>
        <w:numPr>
          <w:ilvl w:val="1"/>
          <w:numId w:val="1"/>
        </w:numPr>
        <w:tabs>
          <w:tab w:val="left" w:pos="2612"/>
        </w:tabs>
        <w:spacing w:before="143"/>
        <w:ind w:hanging="720"/>
        <w:rPr>
          <w:b/>
          <w:bCs/>
          <w:sz w:val="24"/>
        </w:rPr>
      </w:pPr>
      <w:r w:rsidRPr="00962DE1">
        <w:rPr>
          <w:b/>
          <w:bCs/>
          <w:sz w:val="24"/>
        </w:rPr>
        <w:t>Characterize</w:t>
      </w:r>
      <w:r w:rsidRPr="00962DE1">
        <w:rPr>
          <w:b/>
          <w:bCs/>
          <w:spacing w:val="-5"/>
          <w:sz w:val="24"/>
        </w:rPr>
        <w:t xml:space="preserve"> </w:t>
      </w:r>
      <w:r w:rsidRPr="00962DE1">
        <w:rPr>
          <w:b/>
          <w:bCs/>
          <w:sz w:val="24"/>
        </w:rPr>
        <w:t>the</w:t>
      </w:r>
      <w:r w:rsidRPr="00962DE1">
        <w:rPr>
          <w:b/>
          <w:bCs/>
          <w:spacing w:val="-5"/>
          <w:sz w:val="24"/>
        </w:rPr>
        <w:t xml:space="preserve"> </w:t>
      </w:r>
      <w:r w:rsidRPr="00962DE1">
        <w:rPr>
          <w:b/>
          <w:bCs/>
          <w:sz w:val="24"/>
        </w:rPr>
        <w:t>operating</w:t>
      </w:r>
      <w:r w:rsidRPr="00962DE1">
        <w:rPr>
          <w:b/>
          <w:bCs/>
          <w:spacing w:val="-4"/>
          <w:sz w:val="24"/>
        </w:rPr>
        <w:t xml:space="preserve"> </w:t>
      </w:r>
      <w:r w:rsidRPr="00962DE1">
        <w:rPr>
          <w:b/>
          <w:bCs/>
          <w:spacing w:val="-2"/>
          <w:sz w:val="24"/>
        </w:rPr>
        <w:t>environment.</w:t>
      </w:r>
    </w:p>
    <w:p w14:paraId="7E53CB9E" w14:textId="77777777" w:rsidR="009A4DFE" w:rsidRPr="00962DE1" w:rsidRDefault="00DE55D4">
      <w:pPr>
        <w:pStyle w:val="ListParagraph"/>
        <w:numPr>
          <w:ilvl w:val="1"/>
          <w:numId w:val="1"/>
        </w:numPr>
        <w:tabs>
          <w:tab w:val="left" w:pos="2612"/>
        </w:tabs>
        <w:spacing w:before="136"/>
        <w:ind w:hanging="720"/>
        <w:rPr>
          <w:b/>
          <w:bCs/>
          <w:sz w:val="24"/>
        </w:rPr>
      </w:pPr>
      <w:r w:rsidRPr="00962DE1">
        <w:rPr>
          <w:b/>
          <w:bCs/>
          <w:sz w:val="24"/>
        </w:rPr>
        <w:t>What</w:t>
      </w:r>
      <w:r w:rsidRPr="00962DE1">
        <w:rPr>
          <w:b/>
          <w:bCs/>
          <w:spacing w:val="3"/>
          <w:sz w:val="24"/>
        </w:rPr>
        <w:t xml:space="preserve"> </w:t>
      </w:r>
      <w:r w:rsidRPr="00962DE1">
        <w:rPr>
          <w:b/>
          <w:bCs/>
          <w:sz w:val="24"/>
        </w:rPr>
        <w:t>are</w:t>
      </w:r>
      <w:r w:rsidRPr="00962DE1">
        <w:rPr>
          <w:b/>
          <w:bCs/>
          <w:spacing w:val="-6"/>
          <w:sz w:val="24"/>
        </w:rPr>
        <w:t xml:space="preserve"> </w:t>
      </w:r>
      <w:r w:rsidRPr="00962DE1">
        <w:rPr>
          <w:b/>
          <w:bCs/>
          <w:sz w:val="24"/>
        </w:rPr>
        <w:t>the</w:t>
      </w:r>
      <w:r w:rsidRPr="00962DE1">
        <w:rPr>
          <w:b/>
          <w:bCs/>
          <w:spacing w:val="-2"/>
          <w:sz w:val="24"/>
        </w:rPr>
        <w:t xml:space="preserve"> </w:t>
      </w:r>
      <w:r w:rsidRPr="00962DE1">
        <w:rPr>
          <w:b/>
          <w:bCs/>
          <w:sz w:val="24"/>
        </w:rPr>
        <w:t>actions</w:t>
      </w:r>
      <w:r w:rsidRPr="00962DE1">
        <w:rPr>
          <w:b/>
          <w:bCs/>
          <w:spacing w:val="-3"/>
          <w:sz w:val="24"/>
        </w:rPr>
        <w:t xml:space="preserve"> </w:t>
      </w:r>
      <w:r w:rsidRPr="00962DE1">
        <w:rPr>
          <w:b/>
          <w:bCs/>
          <w:sz w:val="24"/>
        </w:rPr>
        <w:t>the</w:t>
      </w:r>
      <w:r w:rsidRPr="00962DE1">
        <w:rPr>
          <w:b/>
          <w:bCs/>
          <w:spacing w:val="-2"/>
          <w:sz w:val="24"/>
        </w:rPr>
        <w:t xml:space="preserve"> </w:t>
      </w:r>
      <w:r w:rsidRPr="00962DE1">
        <w:rPr>
          <w:b/>
          <w:bCs/>
          <w:sz w:val="24"/>
        </w:rPr>
        <w:t>agent</w:t>
      </w:r>
      <w:r w:rsidRPr="00962DE1">
        <w:rPr>
          <w:b/>
          <w:bCs/>
          <w:spacing w:val="4"/>
          <w:sz w:val="24"/>
        </w:rPr>
        <w:t xml:space="preserve"> </w:t>
      </w:r>
      <w:r w:rsidRPr="00962DE1">
        <w:rPr>
          <w:b/>
          <w:bCs/>
          <w:sz w:val="24"/>
        </w:rPr>
        <w:t>can</w:t>
      </w:r>
      <w:r w:rsidRPr="00962DE1">
        <w:rPr>
          <w:b/>
          <w:bCs/>
          <w:spacing w:val="-5"/>
          <w:sz w:val="24"/>
        </w:rPr>
        <w:t xml:space="preserve"> </w:t>
      </w:r>
      <w:r w:rsidRPr="00962DE1">
        <w:rPr>
          <w:b/>
          <w:bCs/>
          <w:spacing w:val="-4"/>
          <w:sz w:val="24"/>
        </w:rPr>
        <w:t>take?</w:t>
      </w:r>
    </w:p>
    <w:p w14:paraId="6FB76209" w14:textId="77777777" w:rsidR="009A4DFE" w:rsidRPr="00962DE1" w:rsidRDefault="00DE55D4">
      <w:pPr>
        <w:pStyle w:val="ListParagraph"/>
        <w:numPr>
          <w:ilvl w:val="1"/>
          <w:numId w:val="1"/>
        </w:numPr>
        <w:tabs>
          <w:tab w:val="left" w:pos="2612"/>
        </w:tabs>
        <w:spacing w:before="137"/>
        <w:ind w:hanging="720"/>
        <w:rPr>
          <w:b/>
          <w:bCs/>
          <w:sz w:val="24"/>
        </w:rPr>
      </w:pPr>
      <w:r w:rsidRPr="00962DE1">
        <w:rPr>
          <w:b/>
          <w:bCs/>
          <w:sz w:val="24"/>
        </w:rPr>
        <w:t>How can</w:t>
      </w:r>
      <w:r w:rsidRPr="00962DE1">
        <w:rPr>
          <w:b/>
          <w:bCs/>
          <w:spacing w:val="-4"/>
          <w:sz w:val="24"/>
        </w:rPr>
        <w:t xml:space="preserve"> </w:t>
      </w:r>
      <w:r w:rsidRPr="00962DE1">
        <w:rPr>
          <w:b/>
          <w:bCs/>
          <w:sz w:val="24"/>
        </w:rPr>
        <w:t>one</w:t>
      </w:r>
      <w:r w:rsidRPr="00962DE1">
        <w:rPr>
          <w:b/>
          <w:bCs/>
          <w:spacing w:val="1"/>
          <w:sz w:val="24"/>
        </w:rPr>
        <w:t xml:space="preserve"> </w:t>
      </w:r>
      <w:r w:rsidRPr="00962DE1">
        <w:rPr>
          <w:b/>
          <w:bCs/>
          <w:sz w:val="24"/>
        </w:rPr>
        <w:t>evaluate</w:t>
      </w:r>
      <w:r w:rsidRPr="00962DE1">
        <w:rPr>
          <w:b/>
          <w:bCs/>
          <w:spacing w:val="-5"/>
          <w:sz w:val="24"/>
        </w:rPr>
        <w:t xml:space="preserve"> </w:t>
      </w:r>
      <w:r w:rsidRPr="00962DE1">
        <w:rPr>
          <w:b/>
          <w:bCs/>
          <w:sz w:val="24"/>
        </w:rPr>
        <w:t>the performance</w:t>
      </w:r>
      <w:r w:rsidRPr="00962DE1">
        <w:rPr>
          <w:b/>
          <w:bCs/>
          <w:spacing w:val="1"/>
          <w:sz w:val="24"/>
        </w:rPr>
        <w:t xml:space="preserve"> </w:t>
      </w:r>
      <w:r w:rsidRPr="00962DE1">
        <w:rPr>
          <w:b/>
          <w:bCs/>
          <w:sz w:val="24"/>
        </w:rPr>
        <w:t>of</w:t>
      </w:r>
      <w:r w:rsidRPr="00962DE1">
        <w:rPr>
          <w:b/>
          <w:bCs/>
          <w:spacing w:val="-7"/>
          <w:sz w:val="24"/>
        </w:rPr>
        <w:t xml:space="preserve"> </w:t>
      </w:r>
      <w:r w:rsidRPr="00962DE1">
        <w:rPr>
          <w:b/>
          <w:bCs/>
          <w:sz w:val="24"/>
        </w:rPr>
        <w:t>the</w:t>
      </w:r>
      <w:r w:rsidRPr="00962DE1">
        <w:rPr>
          <w:b/>
          <w:bCs/>
          <w:spacing w:val="1"/>
          <w:sz w:val="24"/>
        </w:rPr>
        <w:t xml:space="preserve"> </w:t>
      </w:r>
      <w:r w:rsidRPr="00962DE1">
        <w:rPr>
          <w:b/>
          <w:bCs/>
          <w:spacing w:val="-2"/>
          <w:sz w:val="24"/>
        </w:rPr>
        <w:t>agent?</w:t>
      </w:r>
    </w:p>
    <w:p w14:paraId="6938D400" w14:textId="77777777" w:rsidR="009A4DFE" w:rsidRPr="00962DE1" w:rsidRDefault="00DE55D4">
      <w:pPr>
        <w:pStyle w:val="ListParagraph"/>
        <w:numPr>
          <w:ilvl w:val="1"/>
          <w:numId w:val="1"/>
        </w:numPr>
        <w:tabs>
          <w:tab w:val="left" w:pos="2612"/>
        </w:tabs>
        <w:spacing w:before="137" w:line="362" w:lineRule="auto"/>
        <w:ind w:right="1085"/>
        <w:rPr>
          <w:b/>
          <w:bCs/>
          <w:sz w:val="24"/>
        </w:rPr>
      </w:pPr>
      <w:r w:rsidRPr="00962DE1">
        <w:rPr>
          <w:b/>
          <w:bCs/>
          <w:sz w:val="24"/>
        </w:rPr>
        <w:t>What sort of agent architecture do you think is most suitable for this agent?</w:t>
      </w:r>
      <w:r w:rsidRPr="00962DE1">
        <w:rPr>
          <w:b/>
          <w:bCs/>
          <w:spacing w:val="40"/>
          <w:sz w:val="24"/>
        </w:rPr>
        <w:t xml:space="preserve"> </w:t>
      </w:r>
      <w:r w:rsidRPr="00962DE1">
        <w:rPr>
          <w:b/>
          <w:bCs/>
          <w:spacing w:val="-4"/>
          <w:sz w:val="24"/>
        </w:rPr>
        <w:t>Why?</w:t>
      </w:r>
    </w:p>
    <w:p w14:paraId="4429F105" w14:textId="77777777" w:rsidR="009A4DFE" w:rsidRDefault="009A4DFE">
      <w:pPr>
        <w:pStyle w:val="BodyText"/>
        <w:spacing w:before="139"/>
      </w:pPr>
    </w:p>
    <w:p w14:paraId="181031AC" w14:textId="77777777" w:rsidR="009A4DFE" w:rsidRDefault="00DE55D4">
      <w:pPr>
        <w:ind w:left="1080"/>
        <w:rPr>
          <w:b/>
          <w:sz w:val="24"/>
        </w:rPr>
      </w:pPr>
      <w:r>
        <w:rPr>
          <w:b/>
          <w:spacing w:val="-2"/>
          <w:sz w:val="24"/>
        </w:rPr>
        <w:t>SOLUTION:</w:t>
      </w:r>
    </w:p>
    <w:p w14:paraId="404E59B1" w14:textId="77777777" w:rsidR="009A4DFE" w:rsidRDefault="009A4DFE">
      <w:pPr>
        <w:pStyle w:val="BodyText"/>
        <w:rPr>
          <w:b/>
        </w:rPr>
      </w:pPr>
    </w:p>
    <w:p w14:paraId="18D3BCB6" w14:textId="77777777" w:rsidR="009A4DFE" w:rsidRDefault="009A4DFE">
      <w:pPr>
        <w:pStyle w:val="BodyText"/>
        <w:spacing w:before="4"/>
        <w:rPr>
          <w:b/>
        </w:rPr>
      </w:pPr>
    </w:p>
    <w:p w14:paraId="0DFB4AB1" w14:textId="77777777" w:rsidR="009A4DFE" w:rsidRDefault="00DE55D4">
      <w:pPr>
        <w:pStyle w:val="Heading3"/>
      </w:pPr>
      <w:r>
        <w:rPr>
          <w:spacing w:val="-4"/>
        </w:rPr>
        <w:t>Aim:</w:t>
      </w:r>
    </w:p>
    <w:p w14:paraId="7C6D2118" w14:textId="77777777" w:rsidR="009A4DFE" w:rsidRDefault="00DE55D4">
      <w:pPr>
        <w:pStyle w:val="BodyText"/>
        <w:spacing w:before="152" w:line="362" w:lineRule="auto"/>
        <w:ind w:left="1080" w:right="1076"/>
      </w:pPr>
      <w:r>
        <w:t>To</w:t>
      </w:r>
      <w:r>
        <w:rPr>
          <w:spacing w:val="-4"/>
        </w:rPr>
        <w:t xml:space="preserve"> </w:t>
      </w:r>
      <w:r>
        <w:t>study</w:t>
      </w:r>
      <w:r>
        <w:rPr>
          <w:spacing w:val="-8"/>
        </w:rPr>
        <w:t xml:space="preserve"> </w:t>
      </w:r>
      <w:r>
        <w:t>how</w:t>
      </w:r>
      <w:r>
        <w:rPr>
          <w:spacing w:val="-5"/>
        </w:rPr>
        <w:t xml:space="preserve"> </w:t>
      </w:r>
      <w:r>
        <w:t>a</w:t>
      </w:r>
      <w:r>
        <w:rPr>
          <w:spacing w:val="-5"/>
        </w:rPr>
        <w:t xml:space="preserve"> </w:t>
      </w:r>
      <w:r>
        <w:t>Mars</w:t>
      </w:r>
      <w:r>
        <w:rPr>
          <w:spacing w:val="-5"/>
        </w:rPr>
        <w:t xml:space="preserve"> </w:t>
      </w:r>
      <w:r>
        <w:t>Rover</w:t>
      </w:r>
      <w:r>
        <w:rPr>
          <w:spacing w:val="-3"/>
        </w:rPr>
        <w:t xml:space="preserve"> </w:t>
      </w:r>
      <w:r>
        <w:t>functions</w:t>
      </w:r>
      <w:r>
        <w:rPr>
          <w:spacing w:val="-5"/>
        </w:rPr>
        <w:t xml:space="preserve"> </w:t>
      </w:r>
      <w:r>
        <w:t>as</w:t>
      </w:r>
      <w:r>
        <w:rPr>
          <w:spacing w:val="-5"/>
        </w:rPr>
        <w:t xml:space="preserve"> </w:t>
      </w:r>
      <w:r>
        <w:t>an</w:t>
      </w:r>
      <w:r>
        <w:rPr>
          <w:spacing w:val="-4"/>
        </w:rPr>
        <w:t xml:space="preserve"> </w:t>
      </w:r>
      <w:r>
        <w:t>intelligent agent and</w:t>
      </w:r>
      <w:r>
        <w:rPr>
          <w:spacing w:val="-4"/>
        </w:rPr>
        <w:t xml:space="preserve"> </w:t>
      </w:r>
      <w:r>
        <w:t>analyze its</w:t>
      </w:r>
      <w:r>
        <w:rPr>
          <w:spacing w:val="-5"/>
        </w:rPr>
        <w:t xml:space="preserve"> </w:t>
      </w:r>
      <w:r>
        <w:t>percepts, environment, actions, performance measures, and suitable agent architecture.</w:t>
      </w:r>
    </w:p>
    <w:p w14:paraId="019B89C9" w14:textId="77777777" w:rsidR="009A4DFE" w:rsidRDefault="009A4DFE">
      <w:pPr>
        <w:pStyle w:val="BodyText"/>
        <w:spacing w:before="89"/>
      </w:pPr>
    </w:p>
    <w:p w14:paraId="4701A56F" w14:textId="77777777" w:rsidR="009A4DFE" w:rsidRDefault="00DE55D4">
      <w:pPr>
        <w:pStyle w:val="Heading2"/>
        <w:numPr>
          <w:ilvl w:val="0"/>
          <w:numId w:val="4"/>
        </w:numPr>
        <w:tabs>
          <w:tab w:val="left" w:pos="1332"/>
        </w:tabs>
        <w:ind w:left="1332" w:hanging="252"/>
      </w:pPr>
      <w:bookmarkStart w:id="12" w:name="i._What_are_the_precepts_for_this_agent?"/>
      <w:bookmarkEnd w:id="12"/>
      <w:r>
        <w:t>What</w:t>
      </w:r>
      <w:r>
        <w:rPr>
          <w:spacing w:val="-11"/>
        </w:rPr>
        <w:t xml:space="preserve"> </w:t>
      </w:r>
      <w:r>
        <w:t>are</w:t>
      </w:r>
      <w:r>
        <w:rPr>
          <w:spacing w:val="-3"/>
        </w:rPr>
        <w:t xml:space="preserve"> </w:t>
      </w:r>
      <w:r>
        <w:t>the</w:t>
      </w:r>
      <w:r>
        <w:rPr>
          <w:spacing w:val="-8"/>
        </w:rPr>
        <w:t xml:space="preserve"> </w:t>
      </w:r>
      <w:r>
        <w:t>precepts</w:t>
      </w:r>
      <w:r>
        <w:rPr>
          <w:spacing w:val="-10"/>
        </w:rPr>
        <w:t xml:space="preserve"> </w:t>
      </w:r>
      <w:r>
        <w:t>for</w:t>
      </w:r>
      <w:r>
        <w:rPr>
          <w:spacing w:val="-3"/>
        </w:rPr>
        <w:t xml:space="preserve"> </w:t>
      </w:r>
      <w:r>
        <w:t>this</w:t>
      </w:r>
      <w:r>
        <w:rPr>
          <w:spacing w:val="-9"/>
        </w:rPr>
        <w:t xml:space="preserve"> </w:t>
      </w:r>
      <w:r>
        <w:rPr>
          <w:spacing w:val="-2"/>
        </w:rPr>
        <w:t>agent?</w:t>
      </w:r>
    </w:p>
    <w:p w14:paraId="25345CC2" w14:textId="77777777" w:rsidR="009A4DFE" w:rsidRDefault="00DE55D4">
      <w:pPr>
        <w:pStyle w:val="ListParagraph"/>
        <w:numPr>
          <w:ilvl w:val="0"/>
          <w:numId w:val="5"/>
        </w:numPr>
        <w:tabs>
          <w:tab w:val="left" w:pos="1440"/>
        </w:tabs>
        <w:spacing w:before="297"/>
        <w:ind w:hanging="360"/>
        <w:rPr>
          <w:sz w:val="24"/>
        </w:rPr>
      </w:pPr>
      <w:r>
        <w:rPr>
          <w:sz w:val="24"/>
        </w:rPr>
        <w:t>Images captured</w:t>
      </w:r>
      <w:r>
        <w:rPr>
          <w:spacing w:val="2"/>
          <w:sz w:val="24"/>
        </w:rPr>
        <w:t xml:space="preserve"> </w:t>
      </w:r>
      <w:r>
        <w:rPr>
          <w:sz w:val="24"/>
        </w:rPr>
        <w:t>by</w:t>
      </w:r>
      <w:r>
        <w:rPr>
          <w:spacing w:val="-8"/>
          <w:sz w:val="24"/>
        </w:rPr>
        <w:t xml:space="preserve"> </w:t>
      </w:r>
      <w:r>
        <w:rPr>
          <w:sz w:val="24"/>
        </w:rPr>
        <w:t>onboard</w:t>
      </w:r>
      <w:r>
        <w:rPr>
          <w:spacing w:val="2"/>
          <w:sz w:val="24"/>
        </w:rPr>
        <w:t xml:space="preserve"> </w:t>
      </w:r>
      <w:r>
        <w:rPr>
          <w:spacing w:val="-2"/>
          <w:sz w:val="24"/>
        </w:rPr>
        <w:t>cameras</w:t>
      </w:r>
    </w:p>
    <w:p w14:paraId="64D73DB7" w14:textId="77777777" w:rsidR="009A4DFE" w:rsidRDefault="00DE55D4">
      <w:pPr>
        <w:pStyle w:val="ListParagraph"/>
        <w:numPr>
          <w:ilvl w:val="0"/>
          <w:numId w:val="5"/>
        </w:numPr>
        <w:tabs>
          <w:tab w:val="left" w:pos="1440"/>
        </w:tabs>
        <w:spacing w:before="125"/>
        <w:ind w:hanging="360"/>
        <w:rPr>
          <w:sz w:val="24"/>
        </w:rPr>
      </w:pPr>
      <w:r>
        <w:rPr>
          <w:sz w:val="24"/>
        </w:rPr>
        <w:t>Terrain</w:t>
      </w:r>
      <w:r>
        <w:rPr>
          <w:spacing w:val="-7"/>
          <w:sz w:val="24"/>
        </w:rPr>
        <w:t xml:space="preserve"> </w:t>
      </w:r>
      <w:r>
        <w:rPr>
          <w:sz w:val="24"/>
        </w:rPr>
        <w:t>and</w:t>
      </w:r>
      <w:r>
        <w:rPr>
          <w:spacing w:val="-3"/>
          <w:sz w:val="24"/>
        </w:rPr>
        <w:t xml:space="preserve"> </w:t>
      </w:r>
      <w:r>
        <w:rPr>
          <w:sz w:val="24"/>
        </w:rPr>
        <w:t>obstacle</w:t>
      </w:r>
      <w:r>
        <w:rPr>
          <w:spacing w:val="2"/>
          <w:sz w:val="24"/>
        </w:rPr>
        <w:t xml:space="preserve"> </w:t>
      </w:r>
      <w:r>
        <w:rPr>
          <w:spacing w:val="-2"/>
          <w:sz w:val="24"/>
        </w:rPr>
        <w:t>information</w:t>
      </w:r>
    </w:p>
    <w:p w14:paraId="30677B02" w14:textId="77777777" w:rsidR="009A4DFE" w:rsidRDefault="00DE55D4">
      <w:pPr>
        <w:pStyle w:val="ListParagraph"/>
        <w:numPr>
          <w:ilvl w:val="0"/>
          <w:numId w:val="5"/>
        </w:numPr>
        <w:tabs>
          <w:tab w:val="left" w:pos="1440"/>
        </w:tabs>
        <w:spacing w:before="124"/>
        <w:ind w:hanging="360"/>
        <w:rPr>
          <w:sz w:val="24"/>
        </w:rPr>
      </w:pPr>
      <w:r>
        <w:rPr>
          <w:sz w:val="24"/>
        </w:rPr>
        <w:t>Temperature,</w:t>
      </w:r>
      <w:r>
        <w:rPr>
          <w:spacing w:val="-7"/>
          <w:sz w:val="24"/>
        </w:rPr>
        <w:t xml:space="preserve"> </w:t>
      </w:r>
      <w:r>
        <w:rPr>
          <w:sz w:val="24"/>
        </w:rPr>
        <w:t>atmospheric</w:t>
      </w:r>
      <w:r>
        <w:rPr>
          <w:spacing w:val="-5"/>
          <w:sz w:val="24"/>
        </w:rPr>
        <w:t xml:space="preserve"> </w:t>
      </w:r>
      <w:r>
        <w:rPr>
          <w:sz w:val="24"/>
        </w:rPr>
        <w:t>pressure,</w:t>
      </w:r>
      <w:r>
        <w:rPr>
          <w:spacing w:val="-2"/>
          <w:sz w:val="24"/>
        </w:rPr>
        <w:t xml:space="preserve"> </w:t>
      </w:r>
      <w:r>
        <w:rPr>
          <w:sz w:val="24"/>
        </w:rPr>
        <w:t>and</w:t>
      </w:r>
      <w:r>
        <w:rPr>
          <w:spacing w:val="-4"/>
          <w:sz w:val="24"/>
        </w:rPr>
        <w:t xml:space="preserve"> </w:t>
      </w:r>
      <w:r>
        <w:rPr>
          <w:sz w:val="24"/>
        </w:rPr>
        <w:t>weather</w:t>
      </w:r>
      <w:r>
        <w:rPr>
          <w:spacing w:val="-2"/>
          <w:sz w:val="24"/>
        </w:rPr>
        <w:t xml:space="preserve"> </w:t>
      </w:r>
      <w:r>
        <w:rPr>
          <w:spacing w:val="-4"/>
          <w:sz w:val="24"/>
        </w:rPr>
        <w:t>data</w:t>
      </w:r>
    </w:p>
    <w:p w14:paraId="0CE6DA4A" w14:textId="77777777" w:rsidR="009A4DFE" w:rsidRDefault="00DE55D4">
      <w:pPr>
        <w:pStyle w:val="ListParagraph"/>
        <w:numPr>
          <w:ilvl w:val="0"/>
          <w:numId w:val="5"/>
        </w:numPr>
        <w:tabs>
          <w:tab w:val="left" w:pos="1440"/>
        </w:tabs>
        <w:spacing w:before="125"/>
        <w:ind w:hanging="360"/>
        <w:rPr>
          <w:sz w:val="24"/>
        </w:rPr>
      </w:pPr>
      <w:r>
        <w:rPr>
          <w:sz w:val="24"/>
        </w:rPr>
        <w:t>Rock,</w:t>
      </w:r>
      <w:r>
        <w:rPr>
          <w:spacing w:val="-3"/>
          <w:sz w:val="24"/>
        </w:rPr>
        <w:t xml:space="preserve"> </w:t>
      </w:r>
      <w:r>
        <w:rPr>
          <w:sz w:val="24"/>
        </w:rPr>
        <w:t>soil,</w:t>
      </w:r>
      <w:r>
        <w:rPr>
          <w:spacing w:val="-1"/>
          <w:sz w:val="24"/>
        </w:rPr>
        <w:t xml:space="preserve"> </w:t>
      </w:r>
      <w:r>
        <w:rPr>
          <w:sz w:val="24"/>
        </w:rPr>
        <w:t>and</w:t>
      </w:r>
      <w:r>
        <w:rPr>
          <w:spacing w:val="1"/>
          <w:sz w:val="24"/>
        </w:rPr>
        <w:t xml:space="preserve"> </w:t>
      </w:r>
      <w:r>
        <w:rPr>
          <w:sz w:val="24"/>
        </w:rPr>
        <w:t>mineral</w:t>
      </w:r>
      <w:r>
        <w:rPr>
          <w:spacing w:val="-7"/>
          <w:sz w:val="24"/>
        </w:rPr>
        <w:t xml:space="preserve"> </w:t>
      </w:r>
      <w:r>
        <w:rPr>
          <w:sz w:val="24"/>
        </w:rPr>
        <w:t>composition</w:t>
      </w:r>
      <w:r>
        <w:rPr>
          <w:spacing w:val="2"/>
          <w:sz w:val="24"/>
        </w:rPr>
        <w:t xml:space="preserve"> </w:t>
      </w:r>
      <w:r>
        <w:rPr>
          <w:sz w:val="24"/>
        </w:rPr>
        <w:t>from</w:t>
      </w:r>
      <w:r>
        <w:rPr>
          <w:spacing w:val="-11"/>
          <w:sz w:val="24"/>
        </w:rPr>
        <w:t xml:space="preserve"> </w:t>
      </w:r>
      <w:r>
        <w:rPr>
          <w:sz w:val="24"/>
        </w:rPr>
        <w:t>scientific</w:t>
      </w:r>
      <w:r>
        <w:rPr>
          <w:spacing w:val="2"/>
          <w:sz w:val="24"/>
        </w:rPr>
        <w:t xml:space="preserve"> </w:t>
      </w:r>
      <w:r>
        <w:rPr>
          <w:spacing w:val="-2"/>
          <w:sz w:val="24"/>
        </w:rPr>
        <w:t>instruments</w:t>
      </w:r>
    </w:p>
    <w:p w14:paraId="0F510534" w14:textId="77777777" w:rsidR="009A4DFE" w:rsidRDefault="00DE55D4">
      <w:pPr>
        <w:pStyle w:val="ListParagraph"/>
        <w:numPr>
          <w:ilvl w:val="0"/>
          <w:numId w:val="5"/>
        </w:numPr>
        <w:tabs>
          <w:tab w:val="left" w:pos="1440"/>
        </w:tabs>
        <w:spacing w:before="125"/>
        <w:ind w:hanging="360"/>
        <w:rPr>
          <w:sz w:val="24"/>
        </w:rPr>
      </w:pPr>
      <w:r>
        <w:rPr>
          <w:sz w:val="24"/>
        </w:rPr>
        <w:t>Position,</w:t>
      </w:r>
      <w:r>
        <w:rPr>
          <w:spacing w:val="-3"/>
          <w:sz w:val="24"/>
        </w:rPr>
        <w:t xml:space="preserve"> </w:t>
      </w:r>
      <w:r>
        <w:rPr>
          <w:sz w:val="24"/>
        </w:rPr>
        <w:t>orientation,</w:t>
      </w:r>
      <w:r>
        <w:rPr>
          <w:spacing w:val="-3"/>
          <w:sz w:val="24"/>
        </w:rPr>
        <w:t xml:space="preserve"> </w:t>
      </w:r>
      <w:r>
        <w:rPr>
          <w:sz w:val="24"/>
        </w:rPr>
        <w:t>and</w:t>
      </w:r>
      <w:r>
        <w:rPr>
          <w:spacing w:val="-5"/>
          <w:sz w:val="24"/>
        </w:rPr>
        <w:t xml:space="preserve"> </w:t>
      </w:r>
      <w:r>
        <w:rPr>
          <w:sz w:val="24"/>
        </w:rPr>
        <w:t>wheel</w:t>
      </w:r>
      <w:r>
        <w:rPr>
          <w:spacing w:val="-12"/>
          <w:sz w:val="24"/>
        </w:rPr>
        <w:t xml:space="preserve"> </w:t>
      </w:r>
      <w:r>
        <w:rPr>
          <w:spacing w:val="-2"/>
          <w:sz w:val="24"/>
        </w:rPr>
        <w:t>status</w:t>
      </w:r>
    </w:p>
    <w:p w14:paraId="324157D6" w14:textId="77777777" w:rsidR="009A4DFE" w:rsidRDefault="00DE55D4">
      <w:pPr>
        <w:pStyle w:val="ListParagraph"/>
        <w:numPr>
          <w:ilvl w:val="0"/>
          <w:numId w:val="5"/>
        </w:numPr>
        <w:tabs>
          <w:tab w:val="left" w:pos="1440"/>
        </w:tabs>
        <w:spacing w:before="130"/>
        <w:ind w:hanging="360"/>
        <w:rPr>
          <w:sz w:val="24"/>
        </w:rPr>
      </w:pPr>
      <w:r>
        <w:rPr>
          <w:sz w:val="24"/>
        </w:rPr>
        <w:t>Power</w:t>
      </w:r>
      <w:r>
        <w:rPr>
          <w:spacing w:val="-3"/>
          <w:sz w:val="24"/>
        </w:rPr>
        <w:t xml:space="preserve"> </w:t>
      </w:r>
      <w:r>
        <w:rPr>
          <w:sz w:val="24"/>
        </w:rPr>
        <w:t>level</w:t>
      </w:r>
      <w:r>
        <w:rPr>
          <w:spacing w:val="-8"/>
          <w:sz w:val="24"/>
        </w:rPr>
        <w:t xml:space="preserve"> </w:t>
      </w:r>
      <w:r>
        <w:rPr>
          <w:sz w:val="24"/>
        </w:rPr>
        <w:t>and</w:t>
      </w:r>
      <w:r>
        <w:rPr>
          <w:spacing w:val="5"/>
          <w:sz w:val="24"/>
        </w:rPr>
        <w:t xml:space="preserve"> </w:t>
      </w:r>
      <w:r>
        <w:rPr>
          <w:sz w:val="24"/>
        </w:rPr>
        <w:t>battery</w:t>
      </w:r>
      <w:r>
        <w:rPr>
          <w:spacing w:val="-4"/>
          <w:sz w:val="24"/>
        </w:rPr>
        <w:t xml:space="preserve"> </w:t>
      </w:r>
      <w:r>
        <w:rPr>
          <w:spacing w:val="-2"/>
          <w:sz w:val="24"/>
        </w:rPr>
        <w:t>health</w:t>
      </w:r>
    </w:p>
    <w:p w14:paraId="0FD36C36" w14:textId="77777777" w:rsidR="009A4DFE" w:rsidRDefault="009A4DFE">
      <w:pPr>
        <w:pStyle w:val="BodyText"/>
        <w:spacing w:before="210"/>
      </w:pPr>
    </w:p>
    <w:p w14:paraId="3CEB0153" w14:textId="77777777" w:rsidR="009A4DFE" w:rsidRDefault="00DE55D4">
      <w:pPr>
        <w:pStyle w:val="Heading2"/>
        <w:numPr>
          <w:ilvl w:val="0"/>
          <w:numId w:val="4"/>
        </w:numPr>
        <w:tabs>
          <w:tab w:val="left" w:pos="1418"/>
        </w:tabs>
        <w:ind w:left="1418" w:hanging="338"/>
      </w:pPr>
      <w:bookmarkStart w:id="13" w:name="ii._Characterize_the_operating_environme"/>
      <w:bookmarkEnd w:id="13"/>
      <w:r>
        <w:t>Characterize</w:t>
      </w:r>
      <w:r>
        <w:rPr>
          <w:spacing w:val="-11"/>
        </w:rPr>
        <w:t xml:space="preserve"> </w:t>
      </w:r>
      <w:r>
        <w:t>the</w:t>
      </w:r>
      <w:r>
        <w:rPr>
          <w:spacing w:val="-14"/>
        </w:rPr>
        <w:t xml:space="preserve"> </w:t>
      </w:r>
      <w:r>
        <w:t>operating</w:t>
      </w:r>
      <w:r>
        <w:rPr>
          <w:spacing w:val="-12"/>
        </w:rPr>
        <w:t xml:space="preserve"> </w:t>
      </w:r>
      <w:r>
        <w:rPr>
          <w:spacing w:val="-2"/>
        </w:rPr>
        <w:t>environment.</w:t>
      </w:r>
    </w:p>
    <w:p w14:paraId="1E9E9F5A" w14:textId="77777777" w:rsidR="009A4DFE" w:rsidRDefault="00DE55D4">
      <w:pPr>
        <w:pStyle w:val="ListParagraph"/>
        <w:numPr>
          <w:ilvl w:val="0"/>
          <w:numId w:val="5"/>
        </w:numPr>
        <w:tabs>
          <w:tab w:val="left" w:pos="1440"/>
        </w:tabs>
        <w:spacing w:before="303"/>
        <w:ind w:hanging="360"/>
        <w:rPr>
          <w:sz w:val="24"/>
        </w:rPr>
      </w:pPr>
      <w:r>
        <w:rPr>
          <w:sz w:val="24"/>
        </w:rPr>
        <w:t>Partially</w:t>
      </w:r>
      <w:r>
        <w:rPr>
          <w:spacing w:val="-8"/>
          <w:sz w:val="24"/>
        </w:rPr>
        <w:t xml:space="preserve"> </w:t>
      </w:r>
      <w:r>
        <w:rPr>
          <w:sz w:val="24"/>
        </w:rPr>
        <w:t>observable –</w:t>
      </w:r>
      <w:r>
        <w:rPr>
          <w:spacing w:val="-3"/>
          <w:sz w:val="24"/>
        </w:rPr>
        <w:t xml:space="preserve"> </w:t>
      </w:r>
      <w:r>
        <w:rPr>
          <w:sz w:val="24"/>
        </w:rPr>
        <w:t>the</w:t>
      </w:r>
      <w:r>
        <w:rPr>
          <w:spacing w:val="-3"/>
          <w:sz w:val="24"/>
        </w:rPr>
        <w:t xml:space="preserve"> </w:t>
      </w:r>
      <w:r>
        <w:rPr>
          <w:sz w:val="24"/>
        </w:rPr>
        <w:t>rover</w:t>
      </w:r>
      <w:r>
        <w:rPr>
          <w:spacing w:val="-2"/>
          <w:sz w:val="24"/>
        </w:rPr>
        <w:t xml:space="preserve"> </w:t>
      </w:r>
      <w:r>
        <w:rPr>
          <w:sz w:val="24"/>
        </w:rPr>
        <w:t>cannot</w:t>
      </w:r>
      <w:r>
        <w:rPr>
          <w:spacing w:val="-2"/>
          <w:sz w:val="24"/>
        </w:rPr>
        <w:t xml:space="preserve"> </w:t>
      </w:r>
      <w:r>
        <w:rPr>
          <w:sz w:val="24"/>
        </w:rPr>
        <w:t>observe</w:t>
      </w:r>
      <w:r>
        <w:rPr>
          <w:spacing w:val="-4"/>
          <w:sz w:val="24"/>
        </w:rPr>
        <w:t xml:space="preserve"> </w:t>
      </w:r>
      <w:r>
        <w:rPr>
          <w:sz w:val="24"/>
        </w:rPr>
        <w:t>everything</w:t>
      </w:r>
      <w:r>
        <w:rPr>
          <w:spacing w:val="-2"/>
          <w:sz w:val="24"/>
        </w:rPr>
        <w:t xml:space="preserve"> </w:t>
      </w:r>
      <w:r>
        <w:rPr>
          <w:sz w:val="24"/>
        </w:rPr>
        <w:t>at</w:t>
      </w:r>
      <w:r>
        <w:rPr>
          <w:spacing w:val="-2"/>
          <w:sz w:val="24"/>
        </w:rPr>
        <w:t xml:space="preserve"> once.</w:t>
      </w:r>
    </w:p>
    <w:p w14:paraId="4653FD23" w14:textId="77777777" w:rsidR="009A4DFE" w:rsidRDefault="00DE55D4">
      <w:pPr>
        <w:pStyle w:val="ListParagraph"/>
        <w:numPr>
          <w:ilvl w:val="0"/>
          <w:numId w:val="5"/>
        </w:numPr>
        <w:tabs>
          <w:tab w:val="left" w:pos="1440"/>
        </w:tabs>
        <w:spacing w:before="124" w:line="340" w:lineRule="auto"/>
        <w:ind w:right="1859"/>
        <w:rPr>
          <w:sz w:val="24"/>
        </w:rPr>
      </w:pPr>
      <w:r>
        <w:rPr>
          <w:sz w:val="24"/>
        </w:rPr>
        <w:t>Deterministic/Stochastic</w:t>
      </w:r>
      <w:r>
        <w:rPr>
          <w:spacing w:val="-3"/>
          <w:sz w:val="24"/>
        </w:rPr>
        <w:t xml:space="preserve"> </w:t>
      </w:r>
      <w:r>
        <w:rPr>
          <w:sz w:val="24"/>
        </w:rPr>
        <w:t>–</w:t>
      </w:r>
      <w:r>
        <w:rPr>
          <w:spacing w:val="-5"/>
          <w:sz w:val="24"/>
        </w:rPr>
        <w:t xml:space="preserve"> </w:t>
      </w:r>
      <w:r>
        <w:rPr>
          <w:sz w:val="24"/>
        </w:rPr>
        <w:t>some</w:t>
      </w:r>
      <w:r>
        <w:rPr>
          <w:spacing w:val="-6"/>
          <w:sz w:val="24"/>
        </w:rPr>
        <w:t xml:space="preserve"> </w:t>
      </w:r>
      <w:r>
        <w:rPr>
          <w:sz w:val="24"/>
        </w:rPr>
        <w:t>actions</w:t>
      </w:r>
      <w:r>
        <w:rPr>
          <w:spacing w:val="-7"/>
          <w:sz w:val="24"/>
        </w:rPr>
        <w:t xml:space="preserve"> </w:t>
      </w:r>
      <w:r>
        <w:rPr>
          <w:sz w:val="24"/>
        </w:rPr>
        <w:t>are</w:t>
      </w:r>
      <w:r>
        <w:rPr>
          <w:spacing w:val="-6"/>
          <w:sz w:val="24"/>
        </w:rPr>
        <w:t xml:space="preserve"> </w:t>
      </w:r>
      <w:r>
        <w:rPr>
          <w:sz w:val="24"/>
        </w:rPr>
        <w:t>predictable,</w:t>
      </w:r>
      <w:r>
        <w:rPr>
          <w:spacing w:val="-3"/>
          <w:sz w:val="24"/>
        </w:rPr>
        <w:t xml:space="preserve"> </w:t>
      </w:r>
      <w:r>
        <w:rPr>
          <w:sz w:val="24"/>
        </w:rPr>
        <w:t>while</w:t>
      </w:r>
      <w:r>
        <w:rPr>
          <w:spacing w:val="-6"/>
          <w:sz w:val="24"/>
        </w:rPr>
        <w:t xml:space="preserve"> </w:t>
      </w:r>
      <w:r>
        <w:rPr>
          <w:sz w:val="24"/>
        </w:rPr>
        <w:t>weather</w:t>
      </w:r>
      <w:r>
        <w:rPr>
          <w:spacing w:val="-4"/>
          <w:sz w:val="24"/>
        </w:rPr>
        <w:t xml:space="preserve"> </w:t>
      </w:r>
      <w:r>
        <w:rPr>
          <w:sz w:val="24"/>
        </w:rPr>
        <w:t>and</w:t>
      </w:r>
      <w:r>
        <w:rPr>
          <w:spacing w:val="-5"/>
          <w:sz w:val="24"/>
        </w:rPr>
        <w:t xml:space="preserve"> </w:t>
      </w:r>
      <w:r>
        <w:rPr>
          <w:sz w:val="24"/>
        </w:rPr>
        <w:t>terrain introduce uncertainty.</w:t>
      </w:r>
    </w:p>
    <w:p w14:paraId="1F22FF75" w14:textId="77777777" w:rsidR="009A4DFE" w:rsidRDefault="00DE55D4">
      <w:pPr>
        <w:pStyle w:val="ListParagraph"/>
        <w:numPr>
          <w:ilvl w:val="0"/>
          <w:numId w:val="5"/>
        </w:numPr>
        <w:tabs>
          <w:tab w:val="left" w:pos="1440"/>
        </w:tabs>
        <w:spacing w:before="23"/>
        <w:ind w:hanging="360"/>
        <w:rPr>
          <w:sz w:val="24"/>
        </w:rPr>
      </w:pPr>
      <w:r>
        <w:rPr>
          <w:sz w:val="24"/>
        </w:rPr>
        <w:t>Sequential</w:t>
      </w:r>
      <w:r>
        <w:rPr>
          <w:spacing w:val="-6"/>
          <w:sz w:val="24"/>
        </w:rPr>
        <w:t xml:space="preserve"> </w:t>
      </w:r>
      <w:r>
        <w:rPr>
          <w:sz w:val="24"/>
        </w:rPr>
        <w:t>–</w:t>
      </w:r>
      <w:r>
        <w:rPr>
          <w:spacing w:val="-2"/>
          <w:sz w:val="24"/>
        </w:rPr>
        <w:t xml:space="preserve"> </w:t>
      </w:r>
      <w:r>
        <w:rPr>
          <w:sz w:val="24"/>
        </w:rPr>
        <w:t>current</w:t>
      </w:r>
      <w:r>
        <w:rPr>
          <w:spacing w:val="2"/>
          <w:sz w:val="24"/>
        </w:rPr>
        <w:t xml:space="preserve"> </w:t>
      </w:r>
      <w:r>
        <w:rPr>
          <w:sz w:val="24"/>
        </w:rPr>
        <w:t>actions</w:t>
      </w:r>
      <w:r>
        <w:rPr>
          <w:spacing w:val="-5"/>
          <w:sz w:val="24"/>
        </w:rPr>
        <w:t xml:space="preserve"> </w:t>
      </w:r>
      <w:r>
        <w:rPr>
          <w:sz w:val="24"/>
        </w:rPr>
        <w:t>affect</w:t>
      </w:r>
      <w:r>
        <w:rPr>
          <w:spacing w:val="3"/>
          <w:sz w:val="24"/>
        </w:rPr>
        <w:t xml:space="preserve"> </w:t>
      </w:r>
      <w:r>
        <w:rPr>
          <w:sz w:val="24"/>
        </w:rPr>
        <w:t>future</w:t>
      </w:r>
      <w:r>
        <w:rPr>
          <w:spacing w:val="-8"/>
          <w:sz w:val="24"/>
        </w:rPr>
        <w:t xml:space="preserve"> </w:t>
      </w:r>
      <w:r>
        <w:rPr>
          <w:spacing w:val="-2"/>
          <w:sz w:val="24"/>
        </w:rPr>
        <w:t>tasks.</w:t>
      </w:r>
    </w:p>
    <w:p w14:paraId="1CAEF9E2" w14:textId="77777777" w:rsidR="009A4DFE" w:rsidRDefault="00DE55D4">
      <w:pPr>
        <w:pStyle w:val="ListParagraph"/>
        <w:numPr>
          <w:ilvl w:val="0"/>
          <w:numId w:val="5"/>
        </w:numPr>
        <w:tabs>
          <w:tab w:val="left" w:pos="1440"/>
        </w:tabs>
        <w:spacing w:before="130"/>
        <w:ind w:hanging="360"/>
        <w:rPr>
          <w:sz w:val="24"/>
        </w:rPr>
      </w:pPr>
      <w:r>
        <w:rPr>
          <w:sz w:val="24"/>
        </w:rPr>
        <w:t>Dynamic</w:t>
      </w:r>
      <w:r>
        <w:rPr>
          <w:spacing w:val="-2"/>
          <w:sz w:val="24"/>
        </w:rPr>
        <w:t xml:space="preserve"> </w:t>
      </w:r>
      <w:r>
        <w:rPr>
          <w:sz w:val="24"/>
        </w:rPr>
        <w:t>–</w:t>
      </w:r>
      <w:r>
        <w:rPr>
          <w:spacing w:val="-2"/>
          <w:sz w:val="24"/>
        </w:rPr>
        <w:t xml:space="preserve"> </w:t>
      </w:r>
      <w:r>
        <w:rPr>
          <w:sz w:val="24"/>
        </w:rPr>
        <w:t>environmental</w:t>
      </w:r>
      <w:r>
        <w:rPr>
          <w:spacing w:val="-11"/>
          <w:sz w:val="24"/>
        </w:rPr>
        <w:t xml:space="preserve"> </w:t>
      </w:r>
      <w:r>
        <w:rPr>
          <w:sz w:val="24"/>
        </w:rPr>
        <w:t>conditions may</w:t>
      </w:r>
      <w:r>
        <w:rPr>
          <w:spacing w:val="-6"/>
          <w:sz w:val="24"/>
        </w:rPr>
        <w:t xml:space="preserve"> </w:t>
      </w:r>
      <w:r>
        <w:rPr>
          <w:spacing w:val="-2"/>
          <w:sz w:val="24"/>
        </w:rPr>
        <w:t>change.</w:t>
      </w:r>
    </w:p>
    <w:p w14:paraId="7FB5066D" w14:textId="77777777" w:rsidR="009A4DFE" w:rsidRDefault="00DE55D4">
      <w:pPr>
        <w:pStyle w:val="ListParagraph"/>
        <w:numPr>
          <w:ilvl w:val="0"/>
          <w:numId w:val="5"/>
        </w:numPr>
        <w:tabs>
          <w:tab w:val="left" w:pos="1440"/>
        </w:tabs>
        <w:spacing w:before="124"/>
        <w:ind w:hanging="360"/>
        <w:rPr>
          <w:sz w:val="24"/>
        </w:rPr>
      </w:pPr>
      <w:r>
        <w:rPr>
          <w:sz w:val="24"/>
        </w:rPr>
        <w:t>Continuous</w:t>
      </w:r>
      <w:r>
        <w:rPr>
          <w:spacing w:val="-5"/>
          <w:sz w:val="24"/>
        </w:rPr>
        <w:t xml:space="preserve"> </w:t>
      </w:r>
      <w:r>
        <w:rPr>
          <w:sz w:val="24"/>
        </w:rPr>
        <w:t>–</w:t>
      </w:r>
      <w:r>
        <w:rPr>
          <w:spacing w:val="-2"/>
          <w:sz w:val="24"/>
        </w:rPr>
        <w:t xml:space="preserve"> </w:t>
      </w:r>
      <w:r>
        <w:rPr>
          <w:sz w:val="24"/>
        </w:rPr>
        <w:t>movement,</w:t>
      </w:r>
      <w:r>
        <w:rPr>
          <w:spacing w:val="-5"/>
          <w:sz w:val="24"/>
        </w:rPr>
        <w:t xml:space="preserve"> </w:t>
      </w:r>
      <w:r>
        <w:rPr>
          <w:sz w:val="24"/>
        </w:rPr>
        <w:t>time, and</w:t>
      </w:r>
      <w:r>
        <w:rPr>
          <w:spacing w:val="-2"/>
          <w:sz w:val="24"/>
        </w:rPr>
        <w:t xml:space="preserve"> </w:t>
      </w:r>
      <w:r>
        <w:rPr>
          <w:sz w:val="24"/>
        </w:rPr>
        <w:t>sensor</w:t>
      </w:r>
      <w:r>
        <w:rPr>
          <w:spacing w:val="-1"/>
          <w:sz w:val="24"/>
        </w:rPr>
        <w:t xml:space="preserve"> </w:t>
      </w:r>
      <w:r>
        <w:rPr>
          <w:sz w:val="24"/>
        </w:rPr>
        <w:t>values</w:t>
      </w:r>
      <w:r>
        <w:rPr>
          <w:spacing w:val="-4"/>
          <w:sz w:val="24"/>
        </w:rPr>
        <w:t xml:space="preserve"> </w:t>
      </w:r>
      <w:r>
        <w:rPr>
          <w:sz w:val="24"/>
        </w:rPr>
        <w:t>are</w:t>
      </w:r>
      <w:r>
        <w:rPr>
          <w:spacing w:val="-2"/>
          <w:sz w:val="24"/>
        </w:rPr>
        <w:t xml:space="preserve"> continuous.</w:t>
      </w:r>
    </w:p>
    <w:p w14:paraId="5EC46DB2" w14:textId="77777777" w:rsidR="009A4DFE" w:rsidRDefault="00DE55D4">
      <w:pPr>
        <w:pStyle w:val="ListParagraph"/>
        <w:numPr>
          <w:ilvl w:val="0"/>
          <w:numId w:val="5"/>
        </w:numPr>
        <w:tabs>
          <w:tab w:val="left" w:pos="1440"/>
        </w:tabs>
        <w:spacing w:before="125"/>
        <w:ind w:hanging="360"/>
        <w:rPr>
          <w:sz w:val="24"/>
        </w:rPr>
      </w:pPr>
      <w:r>
        <w:rPr>
          <w:sz w:val="24"/>
        </w:rPr>
        <w:t>Single-agent</w:t>
      </w:r>
      <w:r>
        <w:rPr>
          <w:spacing w:val="5"/>
          <w:sz w:val="24"/>
        </w:rPr>
        <w:t xml:space="preserve"> </w:t>
      </w:r>
      <w:r>
        <w:rPr>
          <w:sz w:val="24"/>
        </w:rPr>
        <w:t>–</w:t>
      </w:r>
      <w:r>
        <w:rPr>
          <w:spacing w:val="-6"/>
          <w:sz w:val="24"/>
        </w:rPr>
        <w:t xml:space="preserve"> </w:t>
      </w:r>
      <w:r>
        <w:rPr>
          <w:sz w:val="24"/>
        </w:rPr>
        <w:t>the</w:t>
      </w:r>
      <w:r>
        <w:rPr>
          <w:spacing w:val="-1"/>
          <w:sz w:val="24"/>
        </w:rPr>
        <w:t xml:space="preserve"> </w:t>
      </w:r>
      <w:r>
        <w:rPr>
          <w:sz w:val="24"/>
        </w:rPr>
        <w:t>rover</w:t>
      </w:r>
      <w:r>
        <w:rPr>
          <w:spacing w:val="-4"/>
          <w:sz w:val="24"/>
        </w:rPr>
        <w:t xml:space="preserve"> </w:t>
      </w:r>
      <w:r>
        <w:rPr>
          <w:sz w:val="24"/>
        </w:rPr>
        <w:t>operates</w:t>
      </w:r>
      <w:r>
        <w:rPr>
          <w:spacing w:val="-2"/>
          <w:sz w:val="24"/>
        </w:rPr>
        <w:t xml:space="preserve"> independently.</w:t>
      </w:r>
    </w:p>
    <w:p w14:paraId="30B1274C" w14:textId="77777777" w:rsidR="009A4DFE" w:rsidRDefault="009A4DFE">
      <w:pPr>
        <w:pStyle w:val="ListParagraph"/>
        <w:rPr>
          <w:sz w:val="24"/>
        </w:rPr>
        <w:sectPr w:rsidR="009A4DFE">
          <w:pgSz w:w="11910" w:h="16840"/>
          <w:pgMar w:top="1340" w:right="360" w:bottom="280" w:left="360" w:header="720" w:footer="720" w:gutter="0"/>
          <w:cols w:space="720"/>
        </w:sectPr>
      </w:pPr>
    </w:p>
    <w:p w14:paraId="173D5C17" w14:textId="77777777" w:rsidR="009A4DFE" w:rsidRDefault="00DE55D4">
      <w:pPr>
        <w:pStyle w:val="Heading2"/>
        <w:numPr>
          <w:ilvl w:val="0"/>
          <w:numId w:val="4"/>
        </w:numPr>
        <w:tabs>
          <w:tab w:val="left" w:pos="1509"/>
        </w:tabs>
        <w:spacing w:before="65"/>
        <w:ind w:left="1509" w:hanging="429"/>
      </w:pPr>
      <w:bookmarkStart w:id="14" w:name="iii._What_actions_can_the_agent_take?"/>
      <w:bookmarkEnd w:id="14"/>
      <w:r>
        <w:lastRenderedPageBreak/>
        <w:t>What</w:t>
      </w:r>
      <w:r>
        <w:rPr>
          <w:spacing w:val="-10"/>
        </w:rPr>
        <w:t xml:space="preserve"> </w:t>
      </w:r>
      <w:r>
        <w:t>actions</w:t>
      </w:r>
      <w:r>
        <w:rPr>
          <w:spacing w:val="-8"/>
        </w:rPr>
        <w:t xml:space="preserve"> </w:t>
      </w:r>
      <w:r>
        <w:t>can</w:t>
      </w:r>
      <w:r>
        <w:rPr>
          <w:spacing w:val="-5"/>
        </w:rPr>
        <w:t xml:space="preserve"> </w:t>
      </w:r>
      <w:r>
        <w:t>the</w:t>
      </w:r>
      <w:r>
        <w:rPr>
          <w:spacing w:val="-8"/>
        </w:rPr>
        <w:t xml:space="preserve"> </w:t>
      </w:r>
      <w:r>
        <w:t>agent</w:t>
      </w:r>
      <w:r>
        <w:rPr>
          <w:spacing w:val="-5"/>
        </w:rPr>
        <w:t xml:space="preserve"> </w:t>
      </w:r>
      <w:r>
        <w:rPr>
          <w:spacing w:val="-4"/>
        </w:rPr>
        <w:t>take?</w:t>
      </w:r>
    </w:p>
    <w:p w14:paraId="28028ACA" w14:textId="77777777" w:rsidR="009A4DFE" w:rsidRDefault="00DE55D4">
      <w:pPr>
        <w:pStyle w:val="ListParagraph"/>
        <w:numPr>
          <w:ilvl w:val="0"/>
          <w:numId w:val="5"/>
        </w:numPr>
        <w:tabs>
          <w:tab w:val="left" w:pos="1440"/>
        </w:tabs>
        <w:spacing w:before="298"/>
        <w:ind w:hanging="360"/>
        <w:rPr>
          <w:sz w:val="24"/>
        </w:rPr>
      </w:pPr>
      <w:r>
        <w:rPr>
          <w:sz w:val="24"/>
        </w:rPr>
        <w:t>Move forward,</w:t>
      </w:r>
      <w:r>
        <w:rPr>
          <w:spacing w:val="-6"/>
          <w:sz w:val="24"/>
        </w:rPr>
        <w:t xml:space="preserve"> </w:t>
      </w:r>
      <w:r>
        <w:rPr>
          <w:sz w:val="24"/>
        </w:rPr>
        <w:t>backward,</w:t>
      </w:r>
      <w:r>
        <w:rPr>
          <w:spacing w:val="-1"/>
          <w:sz w:val="24"/>
        </w:rPr>
        <w:t xml:space="preserve"> </w:t>
      </w:r>
      <w:r>
        <w:rPr>
          <w:sz w:val="24"/>
        </w:rPr>
        <w:t>turn,</w:t>
      </w:r>
      <w:r>
        <w:rPr>
          <w:spacing w:val="-1"/>
          <w:sz w:val="24"/>
        </w:rPr>
        <w:t xml:space="preserve"> </w:t>
      </w:r>
      <w:r>
        <w:rPr>
          <w:sz w:val="24"/>
        </w:rPr>
        <w:t>and</w:t>
      </w:r>
      <w:r>
        <w:rPr>
          <w:spacing w:val="-3"/>
          <w:sz w:val="24"/>
        </w:rPr>
        <w:t xml:space="preserve"> </w:t>
      </w:r>
      <w:r>
        <w:rPr>
          <w:spacing w:val="-4"/>
          <w:sz w:val="24"/>
        </w:rPr>
        <w:t>stop</w:t>
      </w:r>
    </w:p>
    <w:p w14:paraId="04933636" w14:textId="77777777" w:rsidR="009A4DFE" w:rsidRDefault="00DE55D4">
      <w:pPr>
        <w:pStyle w:val="ListParagraph"/>
        <w:numPr>
          <w:ilvl w:val="0"/>
          <w:numId w:val="5"/>
        </w:numPr>
        <w:tabs>
          <w:tab w:val="left" w:pos="1440"/>
        </w:tabs>
        <w:spacing w:before="125"/>
        <w:ind w:hanging="360"/>
        <w:rPr>
          <w:sz w:val="24"/>
        </w:rPr>
      </w:pPr>
      <w:r>
        <w:rPr>
          <w:sz w:val="24"/>
        </w:rPr>
        <w:t>Capture</w:t>
      </w:r>
      <w:r>
        <w:rPr>
          <w:spacing w:val="-3"/>
          <w:sz w:val="24"/>
        </w:rPr>
        <w:t xml:space="preserve"> </w:t>
      </w:r>
      <w:r>
        <w:rPr>
          <w:sz w:val="24"/>
        </w:rPr>
        <w:t>images</w:t>
      </w:r>
      <w:r>
        <w:rPr>
          <w:spacing w:val="-4"/>
          <w:sz w:val="24"/>
        </w:rPr>
        <w:t xml:space="preserve"> </w:t>
      </w:r>
      <w:r>
        <w:rPr>
          <w:sz w:val="24"/>
        </w:rPr>
        <w:t>and</w:t>
      </w:r>
      <w:r>
        <w:rPr>
          <w:spacing w:val="3"/>
          <w:sz w:val="24"/>
        </w:rPr>
        <w:t xml:space="preserve"> </w:t>
      </w:r>
      <w:r>
        <w:rPr>
          <w:spacing w:val="-2"/>
          <w:sz w:val="24"/>
        </w:rPr>
        <w:t>videos</w:t>
      </w:r>
    </w:p>
    <w:p w14:paraId="1E936C64" w14:textId="77777777" w:rsidR="009A4DFE" w:rsidRDefault="00DE55D4">
      <w:pPr>
        <w:pStyle w:val="ListParagraph"/>
        <w:numPr>
          <w:ilvl w:val="0"/>
          <w:numId w:val="5"/>
        </w:numPr>
        <w:tabs>
          <w:tab w:val="left" w:pos="1440"/>
        </w:tabs>
        <w:spacing w:before="125"/>
        <w:ind w:hanging="360"/>
        <w:rPr>
          <w:sz w:val="24"/>
        </w:rPr>
      </w:pPr>
      <w:r>
        <w:rPr>
          <w:sz w:val="24"/>
        </w:rPr>
        <w:t>Collect</w:t>
      </w:r>
      <w:r>
        <w:rPr>
          <w:spacing w:val="2"/>
          <w:sz w:val="24"/>
        </w:rPr>
        <w:t xml:space="preserve"> </w:t>
      </w:r>
      <w:r>
        <w:rPr>
          <w:sz w:val="24"/>
        </w:rPr>
        <w:t>rock</w:t>
      </w:r>
      <w:r>
        <w:rPr>
          <w:spacing w:val="-7"/>
          <w:sz w:val="24"/>
        </w:rPr>
        <w:t xml:space="preserve"> </w:t>
      </w:r>
      <w:r>
        <w:rPr>
          <w:sz w:val="24"/>
        </w:rPr>
        <w:t>and</w:t>
      </w:r>
      <w:r>
        <w:rPr>
          <w:spacing w:val="-2"/>
          <w:sz w:val="24"/>
        </w:rPr>
        <w:t xml:space="preserve"> </w:t>
      </w:r>
      <w:r>
        <w:rPr>
          <w:sz w:val="24"/>
        </w:rPr>
        <w:t>soil</w:t>
      </w:r>
      <w:r>
        <w:rPr>
          <w:spacing w:val="-6"/>
          <w:sz w:val="24"/>
        </w:rPr>
        <w:t xml:space="preserve"> </w:t>
      </w:r>
      <w:r>
        <w:rPr>
          <w:spacing w:val="-2"/>
          <w:sz w:val="24"/>
        </w:rPr>
        <w:t>samples</w:t>
      </w:r>
    </w:p>
    <w:p w14:paraId="18B209B4" w14:textId="77777777" w:rsidR="009A4DFE" w:rsidRDefault="00DE55D4">
      <w:pPr>
        <w:pStyle w:val="ListParagraph"/>
        <w:numPr>
          <w:ilvl w:val="0"/>
          <w:numId w:val="5"/>
        </w:numPr>
        <w:tabs>
          <w:tab w:val="left" w:pos="1440"/>
        </w:tabs>
        <w:spacing w:before="129"/>
        <w:ind w:hanging="360"/>
        <w:rPr>
          <w:sz w:val="24"/>
        </w:rPr>
      </w:pPr>
      <w:r>
        <w:rPr>
          <w:sz w:val="24"/>
        </w:rPr>
        <w:t>Analyze</w:t>
      </w:r>
      <w:r>
        <w:rPr>
          <w:spacing w:val="-4"/>
          <w:sz w:val="24"/>
        </w:rPr>
        <w:t xml:space="preserve"> </w:t>
      </w:r>
      <w:r>
        <w:rPr>
          <w:sz w:val="24"/>
        </w:rPr>
        <w:t>samples</w:t>
      </w:r>
      <w:r>
        <w:rPr>
          <w:spacing w:val="-4"/>
          <w:sz w:val="24"/>
        </w:rPr>
        <w:t xml:space="preserve"> </w:t>
      </w:r>
      <w:r>
        <w:rPr>
          <w:sz w:val="24"/>
        </w:rPr>
        <w:t>using</w:t>
      </w:r>
      <w:r>
        <w:rPr>
          <w:spacing w:val="-2"/>
          <w:sz w:val="24"/>
        </w:rPr>
        <w:t xml:space="preserve"> </w:t>
      </w:r>
      <w:r>
        <w:rPr>
          <w:sz w:val="24"/>
        </w:rPr>
        <w:t>onboard</w:t>
      </w:r>
      <w:r>
        <w:rPr>
          <w:spacing w:val="2"/>
          <w:sz w:val="24"/>
        </w:rPr>
        <w:t xml:space="preserve"> </w:t>
      </w:r>
      <w:r>
        <w:rPr>
          <w:spacing w:val="-2"/>
          <w:sz w:val="24"/>
        </w:rPr>
        <w:t>instruments</w:t>
      </w:r>
    </w:p>
    <w:p w14:paraId="012AFBE9" w14:textId="77777777" w:rsidR="009A4DFE" w:rsidRDefault="00DE55D4">
      <w:pPr>
        <w:pStyle w:val="ListParagraph"/>
        <w:numPr>
          <w:ilvl w:val="0"/>
          <w:numId w:val="5"/>
        </w:numPr>
        <w:tabs>
          <w:tab w:val="left" w:pos="1440"/>
        </w:tabs>
        <w:spacing w:before="125"/>
        <w:ind w:hanging="360"/>
        <w:rPr>
          <w:sz w:val="24"/>
        </w:rPr>
      </w:pPr>
      <w:r>
        <w:rPr>
          <w:sz w:val="24"/>
        </w:rPr>
        <w:t>Avoid</w:t>
      </w:r>
      <w:r>
        <w:rPr>
          <w:spacing w:val="-2"/>
          <w:sz w:val="24"/>
        </w:rPr>
        <w:t xml:space="preserve"> </w:t>
      </w:r>
      <w:r>
        <w:rPr>
          <w:sz w:val="24"/>
        </w:rPr>
        <w:t>obstacles</w:t>
      </w:r>
      <w:r>
        <w:rPr>
          <w:spacing w:val="-3"/>
          <w:sz w:val="24"/>
        </w:rPr>
        <w:t xml:space="preserve"> </w:t>
      </w:r>
      <w:r>
        <w:rPr>
          <w:sz w:val="24"/>
        </w:rPr>
        <w:t>and</w:t>
      </w:r>
      <w:r>
        <w:rPr>
          <w:spacing w:val="-1"/>
          <w:sz w:val="24"/>
        </w:rPr>
        <w:t xml:space="preserve"> </w:t>
      </w:r>
      <w:r>
        <w:rPr>
          <w:sz w:val="24"/>
        </w:rPr>
        <w:t>plan</w:t>
      </w:r>
      <w:r>
        <w:rPr>
          <w:spacing w:val="-6"/>
          <w:sz w:val="24"/>
        </w:rPr>
        <w:t xml:space="preserve"> </w:t>
      </w:r>
      <w:r>
        <w:rPr>
          <w:sz w:val="24"/>
        </w:rPr>
        <w:t>safe</w:t>
      </w:r>
      <w:r>
        <w:rPr>
          <w:spacing w:val="-2"/>
          <w:sz w:val="24"/>
        </w:rPr>
        <w:t xml:space="preserve"> </w:t>
      </w:r>
      <w:r>
        <w:rPr>
          <w:spacing w:val="-4"/>
          <w:sz w:val="24"/>
        </w:rPr>
        <w:t>paths</w:t>
      </w:r>
    </w:p>
    <w:p w14:paraId="690ED1FD" w14:textId="77777777" w:rsidR="009A4DFE" w:rsidRDefault="00DE55D4">
      <w:pPr>
        <w:pStyle w:val="ListParagraph"/>
        <w:numPr>
          <w:ilvl w:val="0"/>
          <w:numId w:val="5"/>
        </w:numPr>
        <w:tabs>
          <w:tab w:val="left" w:pos="1440"/>
        </w:tabs>
        <w:spacing w:before="125"/>
        <w:ind w:hanging="360"/>
        <w:rPr>
          <w:sz w:val="24"/>
        </w:rPr>
      </w:pPr>
      <w:r>
        <w:rPr>
          <w:sz w:val="24"/>
        </w:rPr>
        <w:t>Recharge</w:t>
      </w:r>
      <w:r>
        <w:rPr>
          <w:spacing w:val="-4"/>
          <w:sz w:val="24"/>
        </w:rPr>
        <w:t xml:space="preserve"> </w:t>
      </w:r>
      <w:r>
        <w:rPr>
          <w:sz w:val="24"/>
        </w:rPr>
        <w:t>using</w:t>
      </w:r>
      <w:r>
        <w:rPr>
          <w:spacing w:val="-2"/>
          <w:sz w:val="24"/>
        </w:rPr>
        <w:t xml:space="preserve"> </w:t>
      </w:r>
      <w:r>
        <w:rPr>
          <w:sz w:val="24"/>
        </w:rPr>
        <w:t>solar</w:t>
      </w:r>
      <w:r>
        <w:rPr>
          <w:spacing w:val="-1"/>
          <w:sz w:val="24"/>
        </w:rPr>
        <w:t xml:space="preserve"> </w:t>
      </w:r>
      <w:r>
        <w:rPr>
          <w:sz w:val="24"/>
        </w:rPr>
        <w:t>panels</w:t>
      </w:r>
      <w:r>
        <w:rPr>
          <w:spacing w:val="-4"/>
          <w:sz w:val="24"/>
        </w:rPr>
        <w:t xml:space="preserve"> </w:t>
      </w:r>
      <w:r>
        <w:rPr>
          <w:sz w:val="24"/>
        </w:rPr>
        <w:t>(where</w:t>
      </w:r>
      <w:r>
        <w:rPr>
          <w:spacing w:val="-3"/>
          <w:sz w:val="24"/>
        </w:rPr>
        <w:t xml:space="preserve"> </w:t>
      </w:r>
      <w:r>
        <w:rPr>
          <w:spacing w:val="-2"/>
          <w:sz w:val="24"/>
        </w:rPr>
        <w:t>applicable)</w:t>
      </w:r>
    </w:p>
    <w:p w14:paraId="789AC787" w14:textId="77777777" w:rsidR="009A4DFE" w:rsidRDefault="009A4DFE">
      <w:pPr>
        <w:pStyle w:val="BodyText"/>
        <w:spacing w:before="215"/>
      </w:pPr>
    </w:p>
    <w:p w14:paraId="64E56B92" w14:textId="77777777" w:rsidR="009A4DFE" w:rsidRDefault="00DE55D4">
      <w:pPr>
        <w:pStyle w:val="Heading2"/>
        <w:numPr>
          <w:ilvl w:val="0"/>
          <w:numId w:val="4"/>
        </w:numPr>
        <w:tabs>
          <w:tab w:val="left" w:pos="1490"/>
        </w:tabs>
        <w:ind w:left="1490" w:hanging="410"/>
      </w:pPr>
      <w:bookmarkStart w:id="15" w:name="iv._How_can_one_evaluate_the_performance"/>
      <w:bookmarkEnd w:id="15"/>
      <w:r>
        <w:t>How</w:t>
      </w:r>
      <w:r>
        <w:rPr>
          <w:spacing w:val="-6"/>
        </w:rPr>
        <w:t xml:space="preserve"> </w:t>
      </w:r>
      <w:r>
        <w:t>can</w:t>
      </w:r>
      <w:r>
        <w:rPr>
          <w:spacing w:val="-12"/>
        </w:rPr>
        <w:t xml:space="preserve"> </w:t>
      </w:r>
      <w:r>
        <w:t>one</w:t>
      </w:r>
      <w:r>
        <w:rPr>
          <w:spacing w:val="-11"/>
        </w:rPr>
        <w:t xml:space="preserve"> </w:t>
      </w:r>
      <w:r>
        <w:t>evaluate</w:t>
      </w:r>
      <w:r>
        <w:rPr>
          <w:spacing w:val="-6"/>
        </w:rPr>
        <w:t xml:space="preserve"> </w:t>
      </w:r>
      <w:r>
        <w:t>the</w:t>
      </w:r>
      <w:r>
        <w:rPr>
          <w:spacing w:val="-6"/>
        </w:rPr>
        <w:t xml:space="preserve"> </w:t>
      </w:r>
      <w:r>
        <w:t>performance</w:t>
      </w:r>
      <w:r>
        <w:rPr>
          <w:spacing w:val="-6"/>
        </w:rPr>
        <w:t xml:space="preserve"> </w:t>
      </w:r>
      <w:r>
        <w:t>of</w:t>
      </w:r>
      <w:r>
        <w:rPr>
          <w:spacing w:val="-4"/>
        </w:rPr>
        <w:t xml:space="preserve"> </w:t>
      </w:r>
      <w:r>
        <w:t>the</w:t>
      </w:r>
      <w:r>
        <w:rPr>
          <w:spacing w:val="-10"/>
        </w:rPr>
        <w:t xml:space="preserve"> </w:t>
      </w:r>
      <w:r>
        <w:rPr>
          <w:spacing w:val="-2"/>
        </w:rPr>
        <w:t>agent?</w:t>
      </w:r>
    </w:p>
    <w:p w14:paraId="505C9EAC" w14:textId="77777777" w:rsidR="009A4DFE" w:rsidRDefault="00DE55D4">
      <w:pPr>
        <w:pStyle w:val="ListParagraph"/>
        <w:numPr>
          <w:ilvl w:val="0"/>
          <w:numId w:val="5"/>
        </w:numPr>
        <w:tabs>
          <w:tab w:val="left" w:pos="1440"/>
        </w:tabs>
        <w:spacing w:before="297"/>
        <w:ind w:hanging="360"/>
        <w:rPr>
          <w:sz w:val="24"/>
        </w:rPr>
      </w:pPr>
      <w:r>
        <w:rPr>
          <w:sz w:val="24"/>
        </w:rPr>
        <w:t>Accuracy</w:t>
      </w:r>
      <w:r>
        <w:rPr>
          <w:spacing w:val="-10"/>
          <w:sz w:val="24"/>
        </w:rPr>
        <w:t xml:space="preserve"> </w:t>
      </w:r>
      <w:r>
        <w:rPr>
          <w:sz w:val="24"/>
        </w:rPr>
        <w:t>of</w:t>
      </w:r>
      <w:r>
        <w:rPr>
          <w:spacing w:val="-7"/>
          <w:sz w:val="24"/>
        </w:rPr>
        <w:t xml:space="preserve"> </w:t>
      </w:r>
      <w:r>
        <w:rPr>
          <w:sz w:val="24"/>
        </w:rPr>
        <w:t xml:space="preserve">scientific </w:t>
      </w:r>
      <w:r>
        <w:rPr>
          <w:spacing w:val="-2"/>
          <w:sz w:val="24"/>
        </w:rPr>
        <w:t>observations</w:t>
      </w:r>
    </w:p>
    <w:p w14:paraId="0C401623" w14:textId="77777777" w:rsidR="009A4DFE" w:rsidRDefault="00DE55D4">
      <w:pPr>
        <w:pStyle w:val="ListParagraph"/>
        <w:numPr>
          <w:ilvl w:val="0"/>
          <w:numId w:val="5"/>
        </w:numPr>
        <w:tabs>
          <w:tab w:val="left" w:pos="1440"/>
        </w:tabs>
        <w:spacing w:before="126"/>
        <w:ind w:hanging="360"/>
        <w:rPr>
          <w:sz w:val="24"/>
        </w:rPr>
      </w:pPr>
      <w:r>
        <w:rPr>
          <w:sz w:val="24"/>
        </w:rPr>
        <w:t>Successful</w:t>
      </w:r>
      <w:r>
        <w:rPr>
          <w:spacing w:val="-8"/>
          <w:sz w:val="24"/>
        </w:rPr>
        <w:t xml:space="preserve"> </w:t>
      </w:r>
      <w:r>
        <w:rPr>
          <w:sz w:val="24"/>
        </w:rPr>
        <w:t>completion</w:t>
      </w:r>
      <w:r>
        <w:rPr>
          <w:spacing w:val="-3"/>
          <w:sz w:val="24"/>
        </w:rPr>
        <w:t xml:space="preserve"> </w:t>
      </w:r>
      <w:r>
        <w:rPr>
          <w:sz w:val="24"/>
        </w:rPr>
        <w:t>of</w:t>
      </w:r>
      <w:r>
        <w:rPr>
          <w:spacing w:val="-7"/>
          <w:sz w:val="24"/>
        </w:rPr>
        <w:t xml:space="preserve"> </w:t>
      </w:r>
      <w:r>
        <w:rPr>
          <w:sz w:val="24"/>
        </w:rPr>
        <w:t>exploration</w:t>
      </w:r>
      <w:r>
        <w:rPr>
          <w:spacing w:val="2"/>
          <w:sz w:val="24"/>
        </w:rPr>
        <w:t xml:space="preserve"> </w:t>
      </w:r>
      <w:r>
        <w:rPr>
          <w:spacing w:val="-2"/>
          <w:sz w:val="24"/>
        </w:rPr>
        <w:t>missions</w:t>
      </w:r>
    </w:p>
    <w:p w14:paraId="119DF48A" w14:textId="77777777" w:rsidR="009A4DFE" w:rsidRDefault="00DE55D4">
      <w:pPr>
        <w:pStyle w:val="ListParagraph"/>
        <w:numPr>
          <w:ilvl w:val="0"/>
          <w:numId w:val="5"/>
        </w:numPr>
        <w:tabs>
          <w:tab w:val="left" w:pos="1440"/>
        </w:tabs>
        <w:spacing w:before="124"/>
        <w:ind w:hanging="360"/>
        <w:rPr>
          <w:sz w:val="24"/>
        </w:rPr>
      </w:pPr>
      <w:r>
        <w:rPr>
          <w:sz w:val="24"/>
        </w:rPr>
        <w:t>Safe</w:t>
      </w:r>
      <w:r>
        <w:rPr>
          <w:spacing w:val="-2"/>
          <w:sz w:val="24"/>
        </w:rPr>
        <w:t xml:space="preserve"> </w:t>
      </w:r>
      <w:r>
        <w:rPr>
          <w:sz w:val="24"/>
        </w:rPr>
        <w:t>navigation</w:t>
      </w:r>
      <w:r>
        <w:rPr>
          <w:spacing w:val="-6"/>
          <w:sz w:val="24"/>
        </w:rPr>
        <w:t xml:space="preserve"> </w:t>
      </w:r>
      <w:r>
        <w:rPr>
          <w:sz w:val="24"/>
        </w:rPr>
        <w:t xml:space="preserve">without </w:t>
      </w:r>
      <w:r>
        <w:rPr>
          <w:spacing w:val="-2"/>
          <w:sz w:val="24"/>
        </w:rPr>
        <w:t>damage</w:t>
      </w:r>
    </w:p>
    <w:p w14:paraId="73BB11F8" w14:textId="77777777" w:rsidR="009A4DFE" w:rsidRDefault="00DE55D4">
      <w:pPr>
        <w:pStyle w:val="ListParagraph"/>
        <w:numPr>
          <w:ilvl w:val="0"/>
          <w:numId w:val="5"/>
        </w:numPr>
        <w:tabs>
          <w:tab w:val="left" w:pos="1440"/>
        </w:tabs>
        <w:spacing w:before="130"/>
        <w:ind w:hanging="360"/>
        <w:rPr>
          <w:sz w:val="24"/>
        </w:rPr>
      </w:pPr>
      <w:r>
        <w:rPr>
          <w:sz w:val="24"/>
        </w:rPr>
        <w:t>Efficient</w:t>
      </w:r>
      <w:r>
        <w:rPr>
          <w:spacing w:val="-1"/>
          <w:sz w:val="24"/>
        </w:rPr>
        <w:t xml:space="preserve"> </w:t>
      </w:r>
      <w:r>
        <w:rPr>
          <w:sz w:val="24"/>
        </w:rPr>
        <w:t>power</w:t>
      </w:r>
      <w:r>
        <w:rPr>
          <w:spacing w:val="-3"/>
          <w:sz w:val="24"/>
        </w:rPr>
        <w:t xml:space="preserve"> </w:t>
      </w:r>
      <w:r>
        <w:rPr>
          <w:spacing w:val="-2"/>
          <w:sz w:val="24"/>
        </w:rPr>
        <w:t>utilization</w:t>
      </w:r>
    </w:p>
    <w:p w14:paraId="6AAD4E01" w14:textId="77777777" w:rsidR="009A4DFE" w:rsidRDefault="00DE55D4">
      <w:pPr>
        <w:pStyle w:val="ListParagraph"/>
        <w:numPr>
          <w:ilvl w:val="0"/>
          <w:numId w:val="5"/>
        </w:numPr>
        <w:tabs>
          <w:tab w:val="left" w:pos="1440"/>
        </w:tabs>
        <w:spacing w:before="124"/>
        <w:ind w:hanging="360"/>
        <w:rPr>
          <w:sz w:val="24"/>
        </w:rPr>
      </w:pPr>
      <w:r>
        <w:rPr>
          <w:sz w:val="24"/>
        </w:rPr>
        <w:t>Reliable</w:t>
      </w:r>
      <w:r>
        <w:rPr>
          <w:spacing w:val="-4"/>
          <w:sz w:val="24"/>
        </w:rPr>
        <w:t xml:space="preserve"> </w:t>
      </w:r>
      <w:r>
        <w:rPr>
          <w:sz w:val="24"/>
        </w:rPr>
        <w:t>communication</w:t>
      </w:r>
      <w:r>
        <w:rPr>
          <w:spacing w:val="-8"/>
          <w:sz w:val="24"/>
        </w:rPr>
        <w:t xml:space="preserve"> </w:t>
      </w:r>
      <w:r>
        <w:rPr>
          <w:sz w:val="24"/>
        </w:rPr>
        <w:t>with</w:t>
      </w:r>
      <w:r>
        <w:rPr>
          <w:spacing w:val="-7"/>
          <w:sz w:val="24"/>
        </w:rPr>
        <w:t xml:space="preserve"> </w:t>
      </w:r>
      <w:r>
        <w:rPr>
          <w:spacing w:val="-4"/>
          <w:sz w:val="24"/>
        </w:rPr>
        <w:t>Earth</w:t>
      </w:r>
    </w:p>
    <w:p w14:paraId="15966065" w14:textId="77777777" w:rsidR="009A4DFE" w:rsidRDefault="00DE55D4">
      <w:pPr>
        <w:pStyle w:val="ListParagraph"/>
        <w:numPr>
          <w:ilvl w:val="0"/>
          <w:numId w:val="5"/>
        </w:numPr>
        <w:tabs>
          <w:tab w:val="left" w:pos="1440"/>
        </w:tabs>
        <w:spacing w:before="125"/>
        <w:ind w:hanging="360"/>
        <w:rPr>
          <w:sz w:val="24"/>
        </w:rPr>
      </w:pPr>
      <w:r>
        <w:rPr>
          <w:sz w:val="24"/>
        </w:rPr>
        <w:t>Amount</w:t>
      </w:r>
      <w:r>
        <w:rPr>
          <w:spacing w:val="5"/>
          <w:sz w:val="24"/>
        </w:rPr>
        <w:t xml:space="preserve"> </w:t>
      </w:r>
      <w:r>
        <w:rPr>
          <w:sz w:val="24"/>
        </w:rPr>
        <w:t>and quality</w:t>
      </w:r>
      <w:r>
        <w:rPr>
          <w:spacing w:val="-10"/>
          <w:sz w:val="24"/>
        </w:rPr>
        <w:t xml:space="preserve"> </w:t>
      </w:r>
      <w:r>
        <w:rPr>
          <w:sz w:val="24"/>
        </w:rPr>
        <w:t>of</w:t>
      </w:r>
      <w:r>
        <w:rPr>
          <w:spacing w:val="-7"/>
          <w:sz w:val="24"/>
        </w:rPr>
        <w:t xml:space="preserve"> </w:t>
      </w:r>
      <w:r>
        <w:rPr>
          <w:sz w:val="24"/>
        </w:rPr>
        <w:t>scientific</w:t>
      </w:r>
      <w:r>
        <w:rPr>
          <w:spacing w:val="-1"/>
          <w:sz w:val="24"/>
        </w:rPr>
        <w:t xml:space="preserve"> </w:t>
      </w:r>
      <w:r>
        <w:rPr>
          <w:sz w:val="24"/>
        </w:rPr>
        <w:t xml:space="preserve">data </w:t>
      </w:r>
      <w:r>
        <w:rPr>
          <w:spacing w:val="-2"/>
          <w:sz w:val="24"/>
        </w:rPr>
        <w:t>collected</w:t>
      </w:r>
    </w:p>
    <w:p w14:paraId="44FCC8F9" w14:textId="77777777" w:rsidR="009A4DFE" w:rsidRDefault="009A4DFE">
      <w:pPr>
        <w:pStyle w:val="BodyText"/>
        <w:spacing w:before="215"/>
      </w:pPr>
    </w:p>
    <w:p w14:paraId="30B6E0D5" w14:textId="77777777" w:rsidR="009A4DFE" w:rsidRDefault="00DE55D4">
      <w:pPr>
        <w:pStyle w:val="Heading2"/>
        <w:numPr>
          <w:ilvl w:val="0"/>
          <w:numId w:val="4"/>
        </w:numPr>
        <w:tabs>
          <w:tab w:val="left" w:pos="1400"/>
        </w:tabs>
        <w:spacing w:before="1"/>
        <w:ind w:left="1400" w:hanging="320"/>
      </w:pPr>
      <w:bookmarkStart w:id="16" w:name="v._What_sort_of_agent_architecture_is_mo"/>
      <w:bookmarkEnd w:id="16"/>
      <w:r>
        <w:t>What</w:t>
      </w:r>
      <w:r>
        <w:rPr>
          <w:spacing w:val="-7"/>
        </w:rPr>
        <w:t xml:space="preserve"> </w:t>
      </w:r>
      <w:r>
        <w:t>sort</w:t>
      </w:r>
      <w:r>
        <w:rPr>
          <w:spacing w:val="-7"/>
        </w:rPr>
        <w:t xml:space="preserve"> </w:t>
      </w:r>
      <w:r>
        <w:t>of</w:t>
      </w:r>
      <w:r>
        <w:rPr>
          <w:spacing w:val="-7"/>
        </w:rPr>
        <w:t xml:space="preserve"> </w:t>
      </w:r>
      <w:r>
        <w:t>agent</w:t>
      </w:r>
      <w:r>
        <w:rPr>
          <w:spacing w:val="-11"/>
        </w:rPr>
        <w:t xml:space="preserve"> </w:t>
      </w:r>
      <w:r>
        <w:t>architecture</w:t>
      </w:r>
      <w:r>
        <w:rPr>
          <w:spacing w:val="-9"/>
        </w:rPr>
        <w:t xml:space="preserve"> </w:t>
      </w:r>
      <w:r>
        <w:t>is</w:t>
      </w:r>
      <w:r>
        <w:rPr>
          <w:spacing w:val="-6"/>
        </w:rPr>
        <w:t xml:space="preserve"> </w:t>
      </w:r>
      <w:r>
        <w:t>most</w:t>
      </w:r>
      <w:r>
        <w:rPr>
          <w:spacing w:val="-7"/>
        </w:rPr>
        <w:t xml:space="preserve"> </w:t>
      </w:r>
      <w:r>
        <w:t>suitable?</w:t>
      </w:r>
      <w:r>
        <w:rPr>
          <w:spacing w:val="-6"/>
        </w:rPr>
        <w:t xml:space="preserve"> </w:t>
      </w:r>
      <w:r>
        <w:rPr>
          <w:spacing w:val="-4"/>
        </w:rPr>
        <w:t>Why?</w:t>
      </w:r>
    </w:p>
    <w:p w14:paraId="72DC2630" w14:textId="77777777" w:rsidR="009A4DFE" w:rsidRDefault="00DE55D4">
      <w:pPr>
        <w:pStyle w:val="ListParagraph"/>
        <w:numPr>
          <w:ilvl w:val="0"/>
          <w:numId w:val="5"/>
        </w:numPr>
        <w:tabs>
          <w:tab w:val="left" w:pos="1440"/>
        </w:tabs>
        <w:spacing w:before="297"/>
        <w:ind w:hanging="360"/>
        <w:rPr>
          <w:sz w:val="24"/>
        </w:rPr>
      </w:pPr>
      <w:r>
        <w:rPr>
          <w:sz w:val="24"/>
        </w:rPr>
        <w:t>A</w:t>
      </w:r>
      <w:r>
        <w:rPr>
          <w:spacing w:val="-9"/>
          <w:sz w:val="24"/>
        </w:rPr>
        <w:t xml:space="preserve"> </w:t>
      </w:r>
      <w:r>
        <w:rPr>
          <w:sz w:val="24"/>
        </w:rPr>
        <w:t>Hybrid Agent</w:t>
      </w:r>
      <w:r>
        <w:rPr>
          <w:spacing w:val="1"/>
          <w:sz w:val="24"/>
        </w:rPr>
        <w:t xml:space="preserve"> </w:t>
      </w:r>
      <w:r>
        <w:rPr>
          <w:sz w:val="24"/>
        </w:rPr>
        <w:t>Architecture is</w:t>
      </w:r>
      <w:r>
        <w:rPr>
          <w:spacing w:val="-5"/>
          <w:sz w:val="24"/>
        </w:rPr>
        <w:t xml:space="preserve"> </w:t>
      </w:r>
      <w:r>
        <w:rPr>
          <w:sz w:val="24"/>
        </w:rPr>
        <w:t>the most</w:t>
      </w:r>
      <w:r>
        <w:rPr>
          <w:spacing w:val="2"/>
          <w:sz w:val="24"/>
        </w:rPr>
        <w:t xml:space="preserve"> </w:t>
      </w:r>
      <w:r>
        <w:rPr>
          <w:spacing w:val="-2"/>
          <w:sz w:val="24"/>
        </w:rPr>
        <w:t>suitable.</w:t>
      </w:r>
    </w:p>
    <w:p w14:paraId="02B20557" w14:textId="77777777" w:rsidR="009A4DFE" w:rsidRDefault="00DE55D4">
      <w:pPr>
        <w:pStyle w:val="ListParagraph"/>
        <w:numPr>
          <w:ilvl w:val="0"/>
          <w:numId w:val="5"/>
        </w:numPr>
        <w:tabs>
          <w:tab w:val="left" w:pos="1440"/>
        </w:tabs>
        <w:spacing w:before="125" w:line="340" w:lineRule="auto"/>
        <w:ind w:right="1621"/>
        <w:rPr>
          <w:sz w:val="24"/>
        </w:rPr>
      </w:pPr>
      <w:r>
        <w:rPr>
          <w:sz w:val="24"/>
        </w:rPr>
        <w:t>It</w:t>
      </w:r>
      <w:r>
        <w:rPr>
          <w:spacing w:val="-4"/>
          <w:sz w:val="24"/>
        </w:rPr>
        <w:t xml:space="preserve"> </w:t>
      </w:r>
      <w:r>
        <w:rPr>
          <w:sz w:val="24"/>
        </w:rPr>
        <w:t>combines</w:t>
      </w:r>
      <w:r>
        <w:rPr>
          <w:spacing w:val="-6"/>
          <w:sz w:val="24"/>
        </w:rPr>
        <w:t xml:space="preserve"> </w:t>
      </w:r>
      <w:r>
        <w:rPr>
          <w:sz w:val="24"/>
        </w:rPr>
        <w:t>reactive</w:t>
      </w:r>
      <w:r>
        <w:rPr>
          <w:spacing w:val="-1"/>
          <w:sz w:val="24"/>
        </w:rPr>
        <w:t xml:space="preserve"> </w:t>
      </w:r>
      <w:r>
        <w:rPr>
          <w:sz w:val="24"/>
        </w:rPr>
        <w:t>behavior for</w:t>
      </w:r>
      <w:r>
        <w:rPr>
          <w:spacing w:val="-3"/>
          <w:sz w:val="24"/>
        </w:rPr>
        <w:t xml:space="preserve"> </w:t>
      </w:r>
      <w:r>
        <w:rPr>
          <w:sz w:val="24"/>
        </w:rPr>
        <w:t>immediate</w:t>
      </w:r>
      <w:r>
        <w:rPr>
          <w:spacing w:val="-10"/>
          <w:sz w:val="24"/>
        </w:rPr>
        <w:t xml:space="preserve"> </w:t>
      </w:r>
      <w:r>
        <w:rPr>
          <w:sz w:val="24"/>
        </w:rPr>
        <w:t>obstacle</w:t>
      </w:r>
      <w:r>
        <w:rPr>
          <w:spacing w:val="-5"/>
          <w:sz w:val="24"/>
        </w:rPr>
        <w:t xml:space="preserve"> </w:t>
      </w:r>
      <w:r>
        <w:rPr>
          <w:sz w:val="24"/>
        </w:rPr>
        <w:t>avoidance</w:t>
      </w:r>
      <w:r>
        <w:rPr>
          <w:spacing w:val="-5"/>
          <w:sz w:val="24"/>
        </w:rPr>
        <w:t xml:space="preserve"> </w:t>
      </w:r>
      <w:r>
        <w:rPr>
          <w:sz w:val="24"/>
        </w:rPr>
        <w:t>with</w:t>
      </w:r>
      <w:r>
        <w:rPr>
          <w:spacing w:val="-9"/>
          <w:sz w:val="24"/>
        </w:rPr>
        <w:t xml:space="preserve"> </w:t>
      </w:r>
      <w:r>
        <w:rPr>
          <w:sz w:val="24"/>
        </w:rPr>
        <w:t>goal-based</w:t>
      </w:r>
      <w:r>
        <w:rPr>
          <w:spacing w:val="-4"/>
          <w:sz w:val="24"/>
        </w:rPr>
        <w:t xml:space="preserve"> </w:t>
      </w:r>
      <w:r>
        <w:rPr>
          <w:sz w:val="24"/>
        </w:rPr>
        <w:t>and model-based reasoning for long-term navigation and scientific exploration.</w:t>
      </w:r>
    </w:p>
    <w:p w14:paraId="02837E80" w14:textId="77777777" w:rsidR="009A4DFE" w:rsidRDefault="00DE55D4">
      <w:pPr>
        <w:pStyle w:val="ListParagraph"/>
        <w:numPr>
          <w:ilvl w:val="0"/>
          <w:numId w:val="5"/>
        </w:numPr>
        <w:tabs>
          <w:tab w:val="left" w:pos="1440"/>
        </w:tabs>
        <w:spacing w:before="27" w:line="340" w:lineRule="auto"/>
        <w:ind w:right="1192"/>
        <w:rPr>
          <w:sz w:val="24"/>
        </w:rPr>
      </w:pPr>
      <w:r>
        <w:rPr>
          <w:sz w:val="24"/>
        </w:rPr>
        <w:t>This</w:t>
      </w:r>
      <w:r>
        <w:rPr>
          <w:spacing w:val="-6"/>
          <w:sz w:val="24"/>
        </w:rPr>
        <w:t xml:space="preserve"> </w:t>
      </w:r>
      <w:r>
        <w:rPr>
          <w:sz w:val="24"/>
        </w:rPr>
        <w:t>enables</w:t>
      </w:r>
      <w:r>
        <w:rPr>
          <w:spacing w:val="-6"/>
          <w:sz w:val="24"/>
        </w:rPr>
        <w:t xml:space="preserve"> </w:t>
      </w:r>
      <w:r>
        <w:rPr>
          <w:sz w:val="24"/>
        </w:rPr>
        <w:t>the</w:t>
      </w:r>
      <w:r>
        <w:rPr>
          <w:spacing w:val="-5"/>
          <w:sz w:val="24"/>
        </w:rPr>
        <w:t xml:space="preserve"> </w:t>
      </w:r>
      <w:r>
        <w:rPr>
          <w:sz w:val="24"/>
        </w:rPr>
        <w:t>rover</w:t>
      </w:r>
      <w:r>
        <w:rPr>
          <w:spacing w:val="-7"/>
          <w:sz w:val="24"/>
        </w:rPr>
        <w:t xml:space="preserve"> </w:t>
      </w:r>
      <w:r>
        <w:rPr>
          <w:sz w:val="24"/>
        </w:rPr>
        <w:t>to make intelligent decisions</w:t>
      </w:r>
      <w:r>
        <w:rPr>
          <w:spacing w:val="-6"/>
          <w:sz w:val="24"/>
        </w:rPr>
        <w:t xml:space="preserve"> </w:t>
      </w:r>
      <w:r>
        <w:rPr>
          <w:sz w:val="24"/>
        </w:rPr>
        <w:t>even</w:t>
      </w:r>
      <w:r>
        <w:rPr>
          <w:spacing w:val="-8"/>
          <w:sz w:val="24"/>
        </w:rPr>
        <w:t xml:space="preserve"> </w:t>
      </w:r>
      <w:r>
        <w:rPr>
          <w:sz w:val="24"/>
        </w:rPr>
        <w:t>with</w:t>
      </w:r>
      <w:r>
        <w:rPr>
          <w:spacing w:val="-8"/>
          <w:sz w:val="24"/>
        </w:rPr>
        <w:t xml:space="preserve"> </w:t>
      </w:r>
      <w:r>
        <w:rPr>
          <w:sz w:val="24"/>
        </w:rPr>
        <w:t>communication</w:t>
      </w:r>
      <w:r>
        <w:rPr>
          <w:spacing w:val="-9"/>
          <w:sz w:val="24"/>
        </w:rPr>
        <w:t xml:space="preserve"> </w:t>
      </w:r>
      <w:r>
        <w:rPr>
          <w:sz w:val="24"/>
        </w:rPr>
        <w:t>delays</w:t>
      </w:r>
      <w:r>
        <w:rPr>
          <w:spacing w:val="-6"/>
          <w:sz w:val="24"/>
        </w:rPr>
        <w:t xml:space="preserve"> </w:t>
      </w:r>
      <w:r>
        <w:rPr>
          <w:sz w:val="24"/>
        </w:rPr>
        <w:t>and uncertain environments.</w:t>
      </w:r>
    </w:p>
    <w:p w14:paraId="0998A835" w14:textId="77777777" w:rsidR="009A4DFE" w:rsidRDefault="009A4DFE">
      <w:pPr>
        <w:pStyle w:val="BodyText"/>
      </w:pPr>
    </w:p>
    <w:p w14:paraId="4079AA1A" w14:textId="77777777" w:rsidR="009A4DFE" w:rsidRDefault="009A4DFE">
      <w:pPr>
        <w:pStyle w:val="BodyText"/>
      </w:pPr>
    </w:p>
    <w:p w14:paraId="167F8A26" w14:textId="77777777" w:rsidR="009A4DFE" w:rsidRDefault="009A4DFE">
      <w:pPr>
        <w:pStyle w:val="BodyText"/>
      </w:pPr>
    </w:p>
    <w:p w14:paraId="35E387E1" w14:textId="77777777" w:rsidR="009A4DFE" w:rsidRDefault="009A4DFE">
      <w:pPr>
        <w:pStyle w:val="BodyText"/>
      </w:pPr>
    </w:p>
    <w:p w14:paraId="2009A1B5" w14:textId="77777777" w:rsidR="009A4DFE" w:rsidRDefault="00DE55D4">
      <w:pPr>
        <w:pStyle w:val="Heading2"/>
        <w:ind w:left="1080"/>
      </w:pPr>
      <w:bookmarkStart w:id="17" w:name="Conclusion:"/>
      <w:bookmarkEnd w:id="17"/>
      <w:r>
        <w:rPr>
          <w:spacing w:val="-2"/>
        </w:rPr>
        <w:t>C</w:t>
      </w:r>
      <w:r>
        <w:rPr>
          <w:spacing w:val="-2"/>
        </w:rPr>
        <w:t>onclusion:</w:t>
      </w:r>
    </w:p>
    <w:p w14:paraId="2C8D534E" w14:textId="77777777" w:rsidR="009A4DFE" w:rsidRDefault="00DE55D4">
      <w:pPr>
        <w:pStyle w:val="BodyText"/>
        <w:spacing w:before="298" w:line="360" w:lineRule="auto"/>
        <w:ind w:left="1080" w:right="1076"/>
        <w:rPr>
          <w:spacing w:val="-2"/>
        </w:rPr>
      </w:pPr>
      <w:r>
        <w:t>The Mars Rover is an intelligent autonomous agent designed to explore Mars, collect scientific</w:t>
      </w:r>
      <w:r>
        <w:rPr>
          <w:spacing w:val="-2"/>
        </w:rPr>
        <w:t xml:space="preserve"> </w:t>
      </w:r>
      <w:r>
        <w:t>information,</w:t>
      </w:r>
      <w:r>
        <w:rPr>
          <w:spacing w:val="-3"/>
        </w:rPr>
        <w:t xml:space="preserve"> </w:t>
      </w:r>
      <w:r>
        <w:t>and</w:t>
      </w:r>
      <w:r>
        <w:rPr>
          <w:spacing w:val="-5"/>
        </w:rPr>
        <w:t xml:space="preserve"> </w:t>
      </w:r>
      <w:r>
        <w:t>transmit valuable</w:t>
      </w:r>
      <w:r>
        <w:rPr>
          <w:spacing w:val="-6"/>
        </w:rPr>
        <w:t xml:space="preserve"> </w:t>
      </w:r>
      <w:r>
        <w:t>data</w:t>
      </w:r>
      <w:r>
        <w:rPr>
          <w:spacing w:val="-11"/>
        </w:rPr>
        <w:t xml:space="preserve"> </w:t>
      </w:r>
      <w:r>
        <w:t>to</w:t>
      </w:r>
      <w:r>
        <w:rPr>
          <w:spacing w:val="-5"/>
        </w:rPr>
        <w:t xml:space="preserve"> </w:t>
      </w:r>
      <w:r>
        <w:t>Earth.</w:t>
      </w:r>
      <w:r>
        <w:rPr>
          <w:spacing w:val="-3"/>
        </w:rPr>
        <w:t xml:space="preserve"> </w:t>
      </w:r>
      <w:r>
        <w:t>A</w:t>
      </w:r>
      <w:r>
        <w:rPr>
          <w:spacing w:val="-11"/>
        </w:rPr>
        <w:t xml:space="preserve"> </w:t>
      </w:r>
      <w:r>
        <w:t>hybrid</w:t>
      </w:r>
      <w:r>
        <w:rPr>
          <w:spacing w:val="-5"/>
        </w:rPr>
        <w:t xml:space="preserve"> </w:t>
      </w:r>
      <w:r>
        <w:t>agent</w:t>
      </w:r>
      <w:r>
        <w:rPr>
          <w:spacing w:val="-1"/>
        </w:rPr>
        <w:t xml:space="preserve"> </w:t>
      </w:r>
      <w:r>
        <w:t>architecture provides</w:t>
      </w:r>
      <w:r>
        <w:rPr>
          <w:spacing w:val="-7"/>
        </w:rPr>
        <w:t xml:space="preserve"> </w:t>
      </w:r>
      <w:r>
        <w:t>the</w:t>
      </w:r>
      <w:r>
        <w:rPr>
          <w:spacing w:val="-3"/>
        </w:rPr>
        <w:t xml:space="preserve"> </w:t>
      </w:r>
      <w:r>
        <w:t>best</w:t>
      </w:r>
      <w:r>
        <w:rPr>
          <w:spacing w:val="3"/>
        </w:rPr>
        <w:t xml:space="preserve"> </w:t>
      </w:r>
      <w:r>
        <w:t>balance</w:t>
      </w:r>
      <w:r>
        <w:rPr>
          <w:spacing w:val="-3"/>
        </w:rPr>
        <w:t xml:space="preserve"> </w:t>
      </w:r>
      <w:r>
        <w:t>between</w:t>
      </w:r>
      <w:r>
        <w:rPr>
          <w:spacing w:val="-7"/>
        </w:rPr>
        <w:t xml:space="preserve"> </w:t>
      </w:r>
      <w:r>
        <w:t>real-time</w:t>
      </w:r>
      <w:r>
        <w:rPr>
          <w:spacing w:val="-3"/>
        </w:rPr>
        <w:t xml:space="preserve"> </w:t>
      </w:r>
      <w:r>
        <w:t>response</w:t>
      </w:r>
      <w:r>
        <w:rPr>
          <w:spacing w:val="-3"/>
        </w:rPr>
        <w:t xml:space="preserve"> </w:t>
      </w:r>
      <w:r>
        <w:t>and</w:t>
      </w:r>
      <w:r>
        <w:rPr>
          <w:spacing w:val="1"/>
        </w:rPr>
        <w:t xml:space="preserve"> </w:t>
      </w:r>
      <w:r>
        <w:t>intelligent</w:t>
      </w:r>
      <w:r>
        <w:rPr>
          <w:spacing w:val="3"/>
        </w:rPr>
        <w:t xml:space="preserve"> </w:t>
      </w:r>
      <w:r>
        <w:t>decision-</w:t>
      </w:r>
      <w:r>
        <w:rPr>
          <w:spacing w:val="-2"/>
        </w:rPr>
        <w:t>making.</w:t>
      </w:r>
    </w:p>
    <w:p w14:paraId="01FD0346" w14:textId="77777777" w:rsidR="00962DE1" w:rsidRDefault="00962DE1">
      <w:pPr>
        <w:pStyle w:val="BodyText"/>
        <w:spacing w:before="298" w:line="360" w:lineRule="auto"/>
        <w:ind w:left="1080" w:right="1076"/>
        <w:rPr>
          <w:spacing w:val="-2"/>
        </w:rPr>
      </w:pPr>
    </w:p>
    <w:p w14:paraId="7AD9C99E" w14:textId="77777777" w:rsidR="00962DE1" w:rsidRDefault="00962DE1">
      <w:pPr>
        <w:pStyle w:val="BodyText"/>
        <w:spacing w:before="298" w:line="360" w:lineRule="auto"/>
        <w:ind w:left="1080" w:right="1076"/>
        <w:rPr>
          <w:spacing w:val="-2"/>
        </w:rPr>
      </w:pPr>
    </w:p>
    <w:p w14:paraId="1D4C5DEC" w14:textId="77777777" w:rsidR="00962DE1" w:rsidRDefault="00962DE1">
      <w:pPr>
        <w:pStyle w:val="BodyText"/>
        <w:spacing w:before="298" w:line="360" w:lineRule="auto"/>
        <w:ind w:left="1080" w:right="1076"/>
        <w:rPr>
          <w:spacing w:val="-2"/>
        </w:rPr>
      </w:pPr>
    </w:p>
    <w:p w14:paraId="629AFC31" w14:textId="77777777" w:rsidR="00962DE1" w:rsidRDefault="00962DE1">
      <w:pPr>
        <w:pStyle w:val="BodyText"/>
        <w:spacing w:before="298" w:line="360" w:lineRule="auto"/>
        <w:ind w:left="1080" w:right="1076"/>
      </w:pPr>
    </w:p>
    <w:p w14:paraId="51500FB7" w14:textId="77777777" w:rsidR="009A4DFE" w:rsidRPr="00962DE1" w:rsidRDefault="00DE55D4">
      <w:pPr>
        <w:pStyle w:val="ListParagraph"/>
        <w:numPr>
          <w:ilvl w:val="0"/>
          <w:numId w:val="1"/>
        </w:numPr>
        <w:tabs>
          <w:tab w:val="left" w:pos="1892"/>
        </w:tabs>
        <w:spacing w:before="78" w:line="360" w:lineRule="auto"/>
        <w:ind w:right="1080"/>
        <w:jc w:val="both"/>
        <w:rPr>
          <w:b/>
          <w:bCs/>
          <w:sz w:val="24"/>
        </w:rPr>
      </w:pPr>
      <w:r w:rsidRPr="00962DE1">
        <w:rPr>
          <w:b/>
          <w:bCs/>
          <w:sz w:val="24"/>
        </w:rPr>
        <w:t>Explore the search space using search strategies and formulate the problem components</w:t>
      </w:r>
      <w:r w:rsidRPr="00962DE1">
        <w:rPr>
          <w:b/>
          <w:bCs/>
          <w:spacing w:val="-15"/>
          <w:sz w:val="24"/>
        </w:rPr>
        <w:t xml:space="preserve"> </w:t>
      </w:r>
      <w:r w:rsidRPr="00962DE1">
        <w:rPr>
          <w:b/>
          <w:bCs/>
          <w:sz w:val="24"/>
        </w:rPr>
        <w:t>for</w:t>
      </w:r>
      <w:r w:rsidRPr="00962DE1">
        <w:rPr>
          <w:b/>
          <w:bCs/>
          <w:spacing w:val="-15"/>
          <w:sz w:val="24"/>
        </w:rPr>
        <w:t xml:space="preserve"> </w:t>
      </w:r>
      <w:r w:rsidRPr="00962DE1">
        <w:rPr>
          <w:b/>
          <w:bCs/>
          <w:sz w:val="24"/>
        </w:rPr>
        <w:t>the</w:t>
      </w:r>
      <w:r w:rsidRPr="00962DE1">
        <w:rPr>
          <w:b/>
          <w:bCs/>
          <w:spacing w:val="-15"/>
          <w:sz w:val="24"/>
        </w:rPr>
        <w:t xml:space="preserve"> </w:t>
      </w:r>
      <w:r w:rsidRPr="00962DE1">
        <w:rPr>
          <w:b/>
          <w:bCs/>
          <w:sz w:val="24"/>
        </w:rPr>
        <w:t>8-Queens</w:t>
      </w:r>
      <w:r w:rsidRPr="00962DE1">
        <w:rPr>
          <w:b/>
          <w:bCs/>
          <w:spacing w:val="-15"/>
          <w:sz w:val="24"/>
        </w:rPr>
        <w:t xml:space="preserve"> </w:t>
      </w:r>
      <w:r w:rsidRPr="00962DE1">
        <w:rPr>
          <w:b/>
          <w:bCs/>
          <w:sz w:val="24"/>
        </w:rPr>
        <w:t>problem</w:t>
      </w:r>
      <w:r w:rsidRPr="00962DE1">
        <w:rPr>
          <w:b/>
          <w:bCs/>
          <w:spacing w:val="-15"/>
          <w:sz w:val="24"/>
        </w:rPr>
        <w:t xml:space="preserve"> </w:t>
      </w:r>
      <w:r w:rsidRPr="00962DE1">
        <w:rPr>
          <w:b/>
          <w:bCs/>
          <w:sz w:val="24"/>
        </w:rPr>
        <w:t>using</w:t>
      </w:r>
      <w:r w:rsidRPr="00962DE1">
        <w:rPr>
          <w:b/>
          <w:bCs/>
          <w:spacing w:val="-15"/>
          <w:sz w:val="24"/>
        </w:rPr>
        <w:t xml:space="preserve"> </w:t>
      </w:r>
      <w:r w:rsidRPr="00962DE1">
        <w:rPr>
          <w:b/>
          <w:bCs/>
          <w:sz w:val="24"/>
        </w:rPr>
        <w:t>the</w:t>
      </w:r>
      <w:r w:rsidRPr="00962DE1">
        <w:rPr>
          <w:b/>
          <w:bCs/>
          <w:spacing w:val="-15"/>
          <w:sz w:val="24"/>
        </w:rPr>
        <w:t xml:space="preserve"> </w:t>
      </w:r>
      <w:r w:rsidRPr="00962DE1">
        <w:rPr>
          <w:b/>
          <w:bCs/>
          <w:sz w:val="24"/>
        </w:rPr>
        <w:t>following</w:t>
      </w:r>
      <w:r w:rsidRPr="00962DE1">
        <w:rPr>
          <w:b/>
          <w:bCs/>
          <w:spacing w:val="-15"/>
          <w:sz w:val="24"/>
        </w:rPr>
        <w:t xml:space="preserve"> </w:t>
      </w:r>
      <w:r w:rsidRPr="00962DE1">
        <w:rPr>
          <w:b/>
          <w:bCs/>
          <w:sz w:val="24"/>
        </w:rPr>
        <w:t>information:</w:t>
      </w:r>
      <w:r w:rsidRPr="00962DE1">
        <w:rPr>
          <w:b/>
          <w:bCs/>
          <w:spacing w:val="-15"/>
          <w:sz w:val="24"/>
        </w:rPr>
        <w:t xml:space="preserve"> </w:t>
      </w:r>
      <w:r w:rsidRPr="00962DE1">
        <w:rPr>
          <w:b/>
          <w:bCs/>
          <w:sz w:val="24"/>
        </w:rPr>
        <w:t>Place</w:t>
      </w:r>
      <w:r w:rsidRPr="00962DE1">
        <w:rPr>
          <w:b/>
          <w:bCs/>
          <w:spacing w:val="-15"/>
          <w:sz w:val="24"/>
        </w:rPr>
        <w:t xml:space="preserve"> </w:t>
      </w:r>
      <w:r w:rsidRPr="00962DE1">
        <w:rPr>
          <w:b/>
          <w:bCs/>
          <w:sz w:val="24"/>
        </w:rPr>
        <w:t>8</w:t>
      </w:r>
      <w:r w:rsidRPr="00962DE1">
        <w:rPr>
          <w:b/>
          <w:bCs/>
          <w:spacing w:val="-15"/>
          <w:sz w:val="24"/>
        </w:rPr>
        <w:t xml:space="preserve"> </w:t>
      </w:r>
      <w:r w:rsidRPr="00962DE1">
        <w:rPr>
          <w:b/>
          <w:bCs/>
          <w:sz w:val="24"/>
        </w:rPr>
        <w:t>queens on</w:t>
      </w:r>
      <w:r w:rsidRPr="00962DE1">
        <w:rPr>
          <w:b/>
          <w:bCs/>
          <w:spacing w:val="-15"/>
          <w:sz w:val="24"/>
        </w:rPr>
        <w:t xml:space="preserve"> </w:t>
      </w:r>
      <w:r w:rsidRPr="00962DE1">
        <w:rPr>
          <w:b/>
          <w:bCs/>
          <w:sz w:val="24"/>
        </w:rPr>
        <w:t>a</w:t>
      </w:r>
      <w:r w:rsidRPr="00962DE1">
        <w:rPr>
          <w:b/>
          <w:bCs/>
          <w:spacing w:val="-12"/>
          <w:sz w:val="24"/>
        </w:rPr>
        <w:t xml:space="preserve"> </w:t>
      </w:r>
      <w:r w:rsidRPr="00962DE1">
        <w:rPr>
          <w:b/>
          <w:bCs/>
          <w:sz w:val="24"/>
        </w:rPr>
        <w:t>chessboard</w:t>
      </w:r>
      <w:r w:rsidRPr="00962DE1">
        <w:rPr>
          <w:b/>
          <w:bCs/>
          <w:spacing w:val="-9"/>
          <w:sz w:val="24"/>
        </w:rPr>
        <w:t xml:space="preserve"> </w:t>
      </w:r>
      <w:r w:rsidRPr="00962DE1">
        <w:rPr>
          <w:b/>
          <w:bCs/>
          <w:sz w:val="24"/>
        </w:rPr>
        <w:t>such</w:t>
      </w:r>
      <w:r w:rsidRPr="00962DE1">
        <w:rPr>
          <w:b/>
          <w:bCs/>
          <w:spacing w:val="-13"/>
          <w:sz w:val="24"/>
        </w:rPr>
        <w:t xml:space="preserve"> </w:t>
      </w:r>
      <w:r w:rsidRPr="00962DE1">
        <w:rPr>
          <w:b/>
          <w:bCs/>
          <w:sz w:val="24"/>
        </w:rPr>
        <w:t>that</w:t>
      </w:r>
      <w:r w:rsidRPr="00962DE1">
        <w:rPr>
          <w:b/>
          <w:bCs/>
          <w:spacing w:val="-5"/>
          <w:sz w:val="24"/>
        </w:rPr>
        <w:t xml:space="preserve"> </w:t>
      </w:r>
      <w:r w:rsidRPr="00962DE1">
        <w:rPr>
          <w:b/>
          <w:bCs/>
          <w:sz w:val="24"/>
        </w:rPr>
        <w:t>none</w:t>
      </w:r>
      <w:r w:rsidRPr="00962DE1">
        <w:rPr>
          <w:b/>
          <w:bCs/>
          <w:spacing w:val="-10"/>
          <w:sz w:val="24"/>
        </w:rPr>
        <w:t xml:space="preserve"> </w:t>
      </w:r>
      <w:r w:rsidRPr="00962DE1">
        <w:rPr>
          <w:b/>
          <w:bCs/>
          <w:sz w:val="24"/>
        </w:rPr>
        <w:t>of</w:t>
      </w:r>
      <w:r w:rsidRPr="00962DE1">
        <w:rPr>
          <w:b/>
          <w:bCs/>
          <w:spacing w:val="-15"/>
          <w:sz w:val="24"/>
        </w:rPr>
        <w:t xml:space="preserve"> </w:t>
      </w:r>
      <w:r w:rsidRPr="00962DE1">
        <w:rPr>
          <w:b/>
          <w:bCs/>
          <w:sz w:val="24"/>
        </w:rPr>
        <w:t>the</w:t>
      </w:r>
      <w:r w:rsidRPr="00962DE1">
        <w:rPr>
          <w:b/>
          <w:bCs/>
          <w:spacing w:val="-10"/>
          <w:sz w:val="24"/>
        </w:rPr>
        <w:t xml:space="preserve"> </w:t>
      </w:r>
      <w:r w:rsidRPr="00962DE1">
        <w:rPr>
          <w:b/>
          <w:bCs/>
          <w:sz w:val="24"/>
        </w:rPr>
        <w:t>queen’s</w:t>
      </w:r>
      <w:r w:rsidRPr="00962DE1">
        <w:rPr>
          <w:b/>
          <w:bCs/>
          <w:spacing w:val="-11"/>
          <w:sz w:val="24"/>
        </w:rPr>
        <w:t xml:space="preserve"> </w:t>
      </w:r>
      <w:r w:rsidRPr="00962DE1">
        <w:rPr>
          <w:b/>
          <w:bCs/>
          <w:sz w:val="24"/>
        </w:rPr>
        <w:t>attack</w:t>
      </w:r>
      <w:r w:rsidRPr="00962DE1">
        <w:rPr>
          <w:b/>
          <w:bCs/>
          <w:spacing w:val="-9"/>
          <w:sz w:val="24"/>
        </w:rPr>
        <w:t xml:space="preserve"> </w:t>
      </w:r>
      <w:r w:rsidRPr="00962DE1">
        <w:rPr>
          <w:b/>
          <w:bCs/>
          <w:sz w:val="24"/>
        </w:rPr>
        <w:t>any</w:t>
      </w:r>
      <w:r w:rsidRPr="00962DE1">
        <w:rPr>
          <w:b/>
          <w:bCs/>
          <w:spacing w:val="-13"/>
          <w:sz w:val="24"/>
        </w:rPr>
        <w:t xml:space="preserve"> </w:t>
      </w:r>
      <w:r w:rsidRPr="00962DE1">
        <w:rPr>
          <w:b/>
          <w:bCs/>
          <w:sz w:val="24"/>
        </w:rPr>
        <w:t>of</w:t>
      </w:r>
      <w:r w:rsidRPr="00962DE1">
        <w:rPr>
          <w:b/>
          <w:bCs/>
          <w:spacing w:val="-15"/>
          <w:sz w:val="24"/>
        </w:rPr>
        <w:t xml:space="preserve"> </w:t>
      </w:r>
      <w:r w:rsidRPr="00962DE1">
        <w:rPr>
          <w:b/>
          <w:bCs/>
          <w:sz w:val="24"/>
        </w:rPr>
        <w:t>the</w:t>
      </w:r>
      <w:r w:rsidRPr="00962DE1">
        <w:rPr>
          <w:b/>
          <w:bCs/>
          <w:spacing w:val="-10"/>
          <w:sz w:val="24"/>
        </w:rPr>
        <w:t xml:space="preserve"> </w:t>
      </w:r>
      <w:r w:rsidRPr="00962DE1">
        <w:rPr>
          <w:b/>
          <w:bCs/>
          <w:sz w:val="24"/>
        </w:rPr>
        <w:t>others.</w:t>
      </w:r>
      <w:r w:rsidRPr="00962DE1">
        <w:rPr>
          <w:b/>
          <w:bCs/>
          <w:spacing w:val="-8"/>
          <w:sz w:val="24"/>
        </w:rPr>
        <w:t xml:space="preserve"> </w:t>
      </w:r>
      <w:r w:rsidRPr="00962DE1">
        <w:rPr>
          <w:b/>
          <w:bCs/>
          <w:sz w:val="24"/>
        </w:rPr>
        <w:t>A</w:t>
      </w:r>
      <w:r w:rsidRPr="00962DE1">
        <w:rPr>
          <w:b/>
          <w:bCs/>
          <w:spacing w:val="-14"/>
          <w:sz w:val="24"/>
        </w:rPr>
        <w:t xml:space="preserve"> </w:t>
      </w:r>
      <w:r w:rsidRPr="00962DE1">
        <w:rPr>
          <w:b/>
          <w:bCs/>
          <w:sz w:val="24"/>
        </w:rPr>
        <w:t>configuration of 8 queens on the board as shown in the figure below, but this does not represent a solution as the queen in the first column is on the same diagonal as the queen in the last column.</w:t>
      </w:r>
    </w:p>
    <w:p w14:paraId="0777BD12" w14:textId="77777777" w:rsidR="009A4DFE" w:rsidRPr="00962DE1" w:rsidRDefault="009A4DFE">
      <w:pPr>
        <w:pStyle w:val="BodyText"/>
        <w:spacing w:before="145"/>
        <w:rPr>
          <w:b/>
          <w:bCs/>
        </w:rPr>
      </w:pPr>
    </w:p>
    <w:p w14:paraId="179D09FF" w14:textId="77777777" w:rsidR="009A4DFE" w:rsidRDefault="00DE55D4">
      <w:pPr>
        <w:spacing w:before="1"/>
        <w:ind w:left="1080"/>
        <w:rPr>
          <w:b/>
          <w:sz w:val="24"/>
        </w:rPr>
      </w:pPr>
      <w:r>
        <w:rPr>
          <w:b/>
          <w:spacing w:val="-2"/>
          <w:sz w:val="24"/>
        </w:rPr>
        <w:t>SOLUTION:</w:t>
      </w:r>
    </w:p>
    <w:p w14:paraId="7E9546C9" w14:textId="77777777" w:rsidR="009A4DFE" w:rsidRDefault="00DE55D4">
      <w:pPr>
        <w:pStyle w:val="Heading3"/>
        <w:spacing w:before="138"/>
        <w:ind w:left="1532"/>
      </w:pPr>
      <w:r>
        <w:rPr>
          <w:spacing w:val="-4"/>
        </w:rPr>
        <w:t>Aim:</w:t>
      </w:r>
    </w:p>
    <w:p w14:paraId="3FC99457" w14:textId="77777777" w:rsidR="009A4DFE" w:rsidRDefault="00DE55D4">
      <w:pPr>
        <w:pStyle w:val="BodyText"/>
        <w:spacing w:before="157" w:line="360" w:lineRule="auto"/>
        <w:ind w:left="1532" w:right="1076"/>
      </w:pPr>
      <w:r>
        <w:t>To</w:t>
      </w:r>
      <w:r>
        <w:rPr>
          <w:spacing w:val="-4"/>
        </w:rPr>
        <w:t xml:space="preserve"> </w:t>
      </w:r>
      <w:r>
        <w:t>explore</w:t>
      </w:r>
      <w:r>
        <w:rPr>
          <w:spacing w:val="-9"/>
        </w:rPr>
        <w:t xml:space="preserve"> </w:t>
      </w:r>
      <w:r>
        <w:t>the</w:t>
      </w:r>
      <w:r>
        <w:rPr>
          <w:spacing w:val="-5"/>
        </w:rPr>
        <w:t xml:space="preserve"> </w:t>
      </w:r>
      <w:r>
        <w:t>search</w:t>
      </w:r>
      <w:r>
        <w:rPr>
          <w:spacing w:val="-8"/>
        </w:rPr>
        <w:t xml:space="preserve"> </w:t>
      </w:r>
      <w:r>
        <w:t>space</w:t>
      </w:r>
      <w:r>
        <w:rPr>
          <w:spacing w:val="-5"/>
        </w:rPr>
        <w:t xml:space="preserve"> </w:t>
      </w:r>
      <w:r>
        <w:t>using</w:t>
      </w:r>
      <w:r>
        <w:rPr>
          <w:spacing w:val="-4"/>
        </w:rPr>
        <w:t xml:space="preserve"> </w:t>
      </w:r>
      <w:r>
        <w:t>search</w:t>
      </w:r>
      <w:r>
        <w:rPr>
          <w:spacing w:val="-8"/>
        </w:rPr>
        <w:t xml:space="preserve"> </w:t>
      </w:r>
      <w:r>
        <w:t>strategies</w:t>
      </w:r>
      <w:r>
        <w:rPr>
          <w:spacing w:val="-2"/>
        </w:rPr>
        <w:t xml:space="preserve"> </w:t>
      </w:r>
      <w:r>
        <w:t>and formulate</w:t>
      </w:r>
      <w:r>
        <w:rPr>
          <w:spacing w:val="-5"/>
        </w:rPr>
        <w:t xml:space="preserve"> </w:t>
      </w:r>
      <w:r>
        <w:t>the</w:t>
      </w:r>
      <w:r>
        <w:rPr>
          <w:spacing w:val="-5"/>
        </w:rPr>
        <w:t xml:space="preserve"> </w:t>
      </w:r>
      <w:r>
        <w:t>problem components for the 8-Queens problem.</w:t>
      </w:r>
    </w:p>
    <w:p w14:paraId="334CA93E" w14:textId="77777777" w:rsidR="009A4DFE" w:rsidRDefault="009A4DFE">
      <w:pPr>
        <w:pStyle w:val="BodyText"/>
        <w:spacing w:before="212"/>
      </w:pPr>
    </w:p>
    <w:p w14:paraId="1F058EFC" w14:textId="77777777" w:rsidR="009A4DFE" w:rsidRDefault="00DE55D4">
      <w:pPr>
        <w:pStyle w:val="Heading3"/>
        <w:ind w:left="1532"/>
      </w:pPr>
      <w:r>
        <w:t>Problem</w:t>
      </w:r>
      <w:r>
        <w:rPr>
          <w:spacing w:val="-11"/>
        </w:rPr>
        <w:t xml:space="preserve"> </w:t>
      </w:r>
      <w:r>
        <w:rPr>
          <w:spacing w:val="-2"/>
        </w:rPr>
        <w:t>Statement:</w:t>
      </w:r>
    </w:p>
    <w:p w14:paraId="334B1CC2" w14:textId="77777777" w:rsidR="009A4DFE" w:rsidRDefault="00DE55D4">
      <w:pPr>
        <w:pStyle w:val="BodyText"/>
        <w:spacing w:before="153" w:line="362" w:lineRule="auto"/>
        <w:ind w:left="1532" w:right="1076"/>
      </w:pPr>
      <w:r>
        <w:t>Place eight queens on an 8×8 chessboard so that no two queens attack each other. A queen</w:t>
      </w:r>
      <w:r>
        <w:rPr>
          <w:spacing w:val="-8"/>
        </w:rPr>
        <w:t xml:space="preserve"> </w:t>
      </w:r>
      <w:r>
        <w:t>can</w:t>
      </w:r>
      <w:r>
        <w:rPr>
          <w:spacing w:val="-8"/>
        </w:rPr>
        <w:t xml:space="preserve"> </w:t>
      </w:r>
      <w:r>
        <w:t>attack</w:t>
      </w:r>
      <w:r>
        <w:rPr>
          <w:spacing w:val="-4"/>
        </w:rPr>
        <w:t xml:space="preserve"> </w:t>
      </w:r>
      <w:r>
        <w:t>horizontally,</w:t>
      </w:r>
      <w:r>
        <w:rPr>
          <w:spacing w:val="-2"/>
        </w:rPr>
        <w:t xml:space="preserve"> </w:t>
      </w:r>
      <w:r>
        <w:t>vertically,</w:t>
      </w:r>
      <w:r>
        <w:rPr>
          <w:spacing w:val="-2"/>
        </w:rPr>
        <w:t xml:space="preserve"> </w:t>
      </w:r>
      <w:r>
        <w:t>and</w:t>
      </w:r>
      <w:r>
        <w:rPr>
          <w:spacing w:val="-4"/>
        </w:rPr>
        <w:t xml:space="preserve"> </w:t>
      </w:r>
      <w:r>
        <w:t>diagonally.</w:t>
      </w:r>
      <w:r>
        <w:rPr>
          <w:spacing w:val="-2"/>
        </w:rPr>
        <w:t xml:space="preserve"> </w:t>
      </w:r>
      <w:r>
        <w:t>The</w:t>
      </w:r>
      <w:r>
        <w:rPr>
          <w:spacing w:val="-5"/>
        </w:rPr>
        <w:t xml:space="preserve"> </w:t>
      </w:r>
      <w:r>
        <w:t>objective is</w:t>
      </w:r>
      <w:r>
        <w:rPr>
          <w:spacing w:val="-5"/>
        </w:rPr>
        <w:t xml:space="preserve"> </w:t>
      </w:r>
      <w:r>
        <w:t>to</w:t>
      </w:r>
      <w:r>
        <w:rPr>
          <w:spacing w:val="-4"/>
        </w:rPr>
        <w:t xml:space="preserve"> </w:t>
      </w:r>
      <w:r>
        <w:t>find</w:t>
      </w:r>
      <w:r>
        <w:rPr>
          <w:spacing w:val="-4"/>
        </w:rPr>
        <w:t xml:space="preserve"> </w:t>
      </w:r>
      <w:r>
        <w:t>a</w:t>
      </w:r>
      <w:r>
        <w:rPr>
          <w:spacing w:val="-5"/>
        </w:rPr>
        <w:t xml:space="preserve"> </w:t>
      </w:r>
      <w:r>
        <w:t>valid arrangement where all eight queens are safe.</w:t>
      </w:r>
    </w:p>
    <w:p w14:paraId="639B15B1" w14:textId="77777777" w:rsidR="009A4DFE" w:rsidRDefault="009A4DFE">
      <w:pPr>
        <w:pStyle w:val="BodyText"/>
        <w:spacing w:before="136"/>
      </w:pPr>
    </w:p>
    <w:p w14:paraId="4F9C11A0" w14:textId="77777777" w:rsidR="009A4DFE" w:rsidRDefault="00DE55D4">
      <w:pPr>
        <w:pStyle w:val="Heading3"/>
        <w:ind w:left="1532"/>
      </w:pPr>
      <w:r>
        <w:t>Problem</w:t>
      </w:r>
      <w:r>
        <w:rPr>
          <w:spacing w:val="-11"/>
        </w:rPr>
        <w:t xml:space="preserve"> </w:t>
      </w:r>
      <w:r>
        <w:rPr>
          <w:spacing w:val="-2"/>
        </w:rPr>
        <w:t>Formulation:</w:t>
      </w:r>
    </w:p>
    <w:p w14:paraId="315CF74D" w14:textId="77777777" w:rsidR="009A4DFE" w:rsidRDefault="009A4DFE">
      <w:pPr>
        <w:pStyle w:val="BodyText"/>
        <w:rPr>
          <w:b/>
          <w:sz w:val="20"/>
        </w:rPr>
      </w:pPr>
    </w:p>
    <w:tbl>
      <w:tblPr>
        <w:tblpPr w:leftFromText="180" w:rightFromText="180" w:vertAnchor="text" w:horzAnchor="margin" w:tblpXSpec="center" w:tblpY="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5"/>
        <w:gridCol w:w="5464"/>
      </w:tblGrid>
      <w:tr w:rsidR="006D2E5F" w14:paraId="66806146" w14:textId="77777777" w:rsidTr="006D2E5F">
        <w:trPr>
          <w:trHeight w:val="422"/>
        </w:trPr>
        <w:tc>
          <w:tcPr>
            <w:tcW w:w="4605" w:type="dxa"/>
          </w:tcPr>
          <w:p w14:paraId="05351B8C" w14:textId="77777777" w:rsidR="006D2E5F" w:rsidRDefault="006D2E5F" w:rsidP="006D2E5F">
            <w:pPr>
              <w:pStyle w:val="TableParagraph"/>
              <w:spacing w:before="2"/>
              <w:ind w:left="459" w:right="8"/>
              <w:jc w:val="center"/>
              <w:rPr>
                <w:rFonts w:ascii="Cambria"/>
                <w:b/>
                <w:sz w:val="24"/>
              </w:rPr>
            </w:pPr>
            <w:r>
              <w:rPr>
                <w:rFonts w:ascii="Cambria"/>
                <w:b/>
                <w:spacing w:val="-2"/>
                <w:sz w:val="24"/>
              </w:rPr>
              <w:t>Component</w:t>
            </w:r>
          </w:p>
        </w:tc>
        <w:tc>
          <w:tcPr>
            <w:tcW w:w="5464" w:type="dxa"/>
          </w:tcPr>
          <w:p w14:paraId="616E7B63" w14:textId="77777777" w:rsidR="006D2E5F" w:rsidRDefault="006D2E5F" w:rsidP="006D2E5F">
            <w:pPr>
              <w:pStyle w:val="TableParagraph"/>
              <w:spacing w:before="2"/>
              <w:ind w:left="457" w:right="1"/>
              <w:jc w:val="center"/>
              <w:rPr>
                <w:rFonts w:ascii="Cambria"/>
                <w:b/>
                <w:sz w:val="24"/>
              </w:rPr>
            </w:pPr>
            <w:r>
              <w:rPr>
                <w:rFonts w:ascii="Cambria"/>
                <w:b/>
                <w:spacing w:val="-2"/>
                <w:sz w:val="24"/>
              </w:rPr>
              <w:t>Description</w:t>
            </w:r>
          </w:p>
        </w:tc>
      </w:tr>
      <w:tr w:rsidR="006D2E5F" w14:paraId="59605C50" w14:textId="77777777" w:rsidTr="006D2E5F">
        <w:trPr>
          <w:trHeight w:val="422"/>
        </w:trPr>
        <w:tc>
          <w:tcPr>
            <w:tcW w:w="4605" w:type="dxa"/>
          </w:tcPr>
          <w:p w14:paraId="6620B23D" w14:textId="77777777" w:rsidR="006D2E5F" w:rsidRDefault="006D2E5F" w:rsidP="006D2E5F">
            <w:pPr>
              <w:pStyle w:val="TableParagraph"/>
              <w:spacing w:before="2"/>
              <w:ind w:left="459" w:right="7"/>
              <w:jc w:val="center"/>
              <w:rPr>
                <w:rFonts w:ascii="Cambria"/>
                <w:sz w:val="24"/>
              </w:rPr>
            </w:pPr>
            <w:r>
              <w:rPr>
                <w:rFonts w:ascii="Cambria"/>
                <w:sz w:val="24"/>
              </w:rPr>
              <w:t>Initial</w:t>
            </w:r>
            <w:r>
              <w:rPr>
                <w:rFonts w:ascii="Cambria"/>
                <w:spacing w:val="-5"/>
                <w:sz w:val="24"/>
              </w:rPr>
              <w:t xml:space="preserve"> </w:t>
            </w:r>
            <w:r>
              <w:rPr>
                <w:rFonts w:ascii="Cambria"/>
                <w:spacing w:val="-2"/>
                <w:sz w:val="24"/>
              </w:rPr>
              <w:t>State</w:t>
            </w:r>
          </w:p>
        </w:tc>
        <w:tc>
          <w:tcPr>
            <w:tcW w:w="5464" w:type="dxa"/>
          </w:tcPr>
          <w:p w14:paraId="0F62B903" w14:textId="77777777" w:rsidR="006D2E5F" w:rsidRDefault="006D2E5F" w:rsidP="006D2E5F">
            <w:pPr>
              <w:pStyle w:val="TableParagraph"/>
              <w:spacing w:before="2"/>
              <w:ind w:left="457" w:right="3"/>
              <w:jc w:val="center"/>
              <w:rPr>
                <w:rFonts w:ascii="Cambria" w:hAnsi="Cambria"/>
                <w:sz w:val="24"/>
              </w:rPr>
            </w:pPr>
            <w:r>
              <w:rPr>
                <w:rFonts w:ascii="Cambria" w:hAnsi="Cambria"/>
                <w:sz w:val="24"/>
              </w:rPr>
              <w:t>An</w:t>
            </w:r>
            <w:r>
              <w:rPr>
                <w:rFonts w:ascii="Cambria" w:hAnsi="Cambria"/>
                <w:spacing w:val="-2"/>
                <w:sz w:val="24"/>
              </w:rPr>
              <w:t xml:space="preserve"> </w:t>
            </w:r>
            <w:r>
              <w:rPr>
                <w:rFonts w:ascii="Cambria" w:hAnsi="Cambria"/>
                <w:sz w:val="24"/>
              </w:rPr>
              <w:t>empty</w:t>
            </w:r>
            <w:r>
              <w:rPr>
                <w:rFonts w:ascii="Cambria" w:hAnsi="Cambria"/>
                <w:spacing w:val="-1"/>
                <w:sz w:val="24"/>
              </w:rPr>
              <w:t xml:space="preserve"> </w:t>
            </w:r>
            <w:r>
              <w:rPr>
                <w:rFonts w:ascii="Cambria" w:hAnsi="Cambria"/>
                <w:sz w:val="24"/>
              </w:rPr>
              <w:t>8×8</w:t>
            </w:r>
            <w:r>
              <w:rPr>
                <w:rFonts w:ascii="Cambria" w:hAnsi="Cambria"/>
                <w:spacing w:val="1"/>
                <w:sz w:val="24"/>
              </w:rPr>
              <w:t xml:space="preserve"> </w:t>
            </w:r>
            <w:r>
              <w:rPr>
                <w:rFonts w:ascii="Cambria" w:hAnsi="Cambria"/>
                <w:spacing w:val="-2"/>
                <w:sz w:val="24"/>
              </w:rPr>
              <w:t>chessboard.</w:t>
            </w:r>
          </w:p>
        </w:tc>
      </w:tr>
      <w:tr w:rsidR="006D2E5F" w14:paraId="71BED0C4" w14:textId="77777777" w:rsidTr="006D2E5F">
        <w:trPr>
          <w:trHeight w:val="844"/>
        </w:trPr>
        <w:tc>
          <w:tcPr>
            <w:tcW w:w="4605" w:type="dxa"/>
          </w:tcPr>
          <w:p w14:paraId="60C25A0D" w14:textId="77777777" w:rsidR="006D2E5F" w:rsidRDefault="006D2E5F" w:rsidP="006D2E5F">
            <w:pPr>
              <w:pStyle w:val="TableParagraph"/>
              <w:spacing w:before="2"/>
              <w:ind w:left="459" w:right="7"/>
              <w:jc w:val="center"/>
              <w:rPr>
                <w:rFonts w:ascii="Cambria"/>
                <w:sz w:val="24"/>
              </w:rPr>
            </w:pPr>
            <w:r>
              <w:rPr>
                <w:rFonts w:ascii="Cambria"/>
                <w:sz w:val="24"/>
              </w:rPr>
              <w:t>State</w:t>
            </w:r>
            <w:r>
              <w:rPr>
                <w:rFonts w:ascii="Cambria"/>
                <w:spacing w:val="-5"/>
                <w:sz w:val="24"/>
              </w:rPr>
              <w:t xml:space="preserve"> </w:t>
            </w:r>
            <w:r>
              <w:rPr>
                <w:rFonts w:ascii="Cambria"/>
                <w:spacing w:val="-2"/>
                <w:sz w:val="24"/>
              </w:rPr>
              <w:t>Space</w:t>
            </w:r>
          </w:p>
        </w:tc>
        <w:tc>
          <w:tcPr>
            <w:tcW w:w="5464" w:type="dxa"/>
          </w:tcPr>
          <w:p w14:paraId="1B05A1A1" w14:textId="77777777" w:rsidR="006D2E5F" w:rsidRDefault="006D2E5F" w:rsidP="006D2E5F">
            <w:pPr>
              <w:pStyle w:val="TableParagraph"/>
              <w:spacing w:before="2"/>
              <w:ind w:left="457" w:right="4"/>
              <w:jc w:val="center"/>
              <w:rPr>
                <w:rFonts w:ascii="Cambria"/>
                <w:sz w:val="24"/>
              </w:rPr>
            </w:pPr>
            <w:r>
              <w:rPr>
                <w:rFonts w:ascii="Cambria"/>
                <w:sz w:val="24"/>
              </w:rPr>
              <w:t>All</w:t>
            </w:r>
            <w:r>
              <w:rPr>
                <w:rFonts w:ascii="Cambria"/>
                <w:spacing w:val="-2"/>
                <w:sz w:val="24"/>
              </w:rPr>
              <w:t xml:space="preserve"> </w:t>
            </w:r>
            <w:r>
              <w:rPr>
                <w:rFonts w:ascii="Cambria"/>
                <w:sz w:val="24"/>
              </w:rPr>
              <w:t>possible</w:t>
            </w:r>
            <w:r>
              <w:rPr>
                <w:rFonts w:ascii="Cambria"/>
                <w:spacing w:val="-5"/>
                <w:sz w:val="24"/>
              </w:rPr>
              <w:t xml:space="preserve"> </w:t>
            </w:r>
            <w:r>
              <w:rPr>
                <w:rFonts w:ascii="Cambria"/>
                <w:sz w:val="24"/>
              </w:rPr>
              <w:t>placements</w:t>
            </w:r>
            <w:r>
              <w:rPr>
                <w:rFonts w:ascii="Cambria"/>
                <w:spacing w:val="-5"/>
                <w:sz w:val="24"/>
              </w:rPr>
              <w:t xml:space="preserve"> </w:t>
            </w:r>
            <w:r>
              <w:rPr>
                <w:rFonts w:ascii="Cambria"/>
                <w:sz w:val="24"/>
              </w:rPr>
              <w:t>of</w:t>
            </w:r>
            <w:r>
              <w:rPr>
                <w:rFonts w:ascii="Cambria"/>
                <w:spacing w:val="-4"/>
                <w:sz w:val="24"/>
              </w:rPr>
              <w:t xml:space="preserve"> </w:t>
            </w:r>
            <w:r>
              <w:rPr>
                <w:rFonts w:ascii="Cambria"/>
                <w:sz w:val="24"/>
              </w:rPr>
              <w:t>queens</w:t>
            </w:r>
            <w:r>
              <w:rPr>
                <w:rFonts w:ascii="Cambria"/>
                <w:spacing w:val="-5"/>
                <w:sz w:val="24"/>
              </w:rPr>
              <w:t xml:space="preserve"> </w:t>
            </w:r>
            <w:r>
              <w:rPr>
                <w:rFonts w:ascii="Cambria"/>
                <w:sz w:val="24"/>
              </w:rPr>
              <w:t>on</w:t>
            </w:r>
            <w:r>
              <w:rPr>
                <w:rFonts w:ascii="Cambria"/>
                <w:spacing w:val="-3"/>
                <w:sz w:val="24"/>
              </w:rPr>
              <w:t xml:space="preserve"> </w:t>
            </w:r>
            <w:r>
              <w:rPr>
                <w:rFonts w:ascii="Cambria"/>
                <w:spacing w:val="-5"/>
                <w:sz w:val="24"/>
              </w:rPr>
              <w:t>the</w:t>
            </w:r>
          </w:p>
          <w:p w14:paraId="42166F76" w14:textId="77777777" w:rsidR="006D2E5F" w:rsidRDefault="006D2E5F" w:rsidP="006D2E5F">
            <w:pPr>
              <w:pStyle w:val="TableParagraph"/>
              <w:spacing w:before="141"/>
              <w:ind w:left="457" w:right="10"/>
              <w:jc w:val="center"/>
              <w:rPr>
                <w:rFonts w:ascii="Cambria"/>
                <w:sz w:val="24"/>
              </w:rPr>
            </w:pPr>
            <w:r>
              <w:rPr>
                <w:rFonts w:ascii="Cambria"/>
                <w:spacing w:val="-2"/>
                <w:sz w:val="24"/>
              </w:rPr>
              <w:t>chessboard.</w:t>
            </w:r>
          </w:p>
        </w:tc>
      </w:tr>
      <w:tr w:rsidR="006D2E5F" w14:paraId="48F0AC98" w14:textId="77777777" w:rsidTr="006D2E5F">
        <w:trPr>
          <w:trHeight w:val="845"/>
        </w:trPr>
        <w:tc>
          <w:tcPr>
            <w:tcW w:w="4605" w:type="dxa"/>
          </w:tcPr>
          <w:p w14:paraId="405BD34F" w14:textId="77777777" w:rsidR="006D2E5F" w:rsidRDefault="006D2E5F" w:rsidP="006D2E5F">
            <w:pPr>
              <w:pStyle w:val="TableParagraph"/>
              <w:spacing w:before="2"/>
              <w:ind w:left="459"/>
              <w:jc w:val="center"/>
              <w:rPr>
                <w:rFonts w:ascii="Cambria"/>
                <w:sz w:val="24"/>
              </w:rPr>
            </w:pPr>
            <w:r>
              <w:rPr>
                <w:rFonts w:ascii="Cambria"/>
                <w:spacing w:val="-2"/>
                <w:sz w:val="24"/>
              </w:rPr>
              <w:t>Actions</w:t>
            </w:r>
          </w:p>
        </w:tc>
        <w:tc>
          <w:tcPr>
            <w:tcW w:w="5464" w:type="dxa"/>
          </w:tcPr>
          <w:p w14:paraId="1DC64AF4" w14:textId="77777777" w:rsidR="006D2E5F" w:rsidRDefault="006D2E5F" w:rsidP="006D2E5F">
            <w:pPr>
              <w:pStyle w:val="TableParagraph"/>
              <w:spacing w:before="2"/>
              <w:ind w:left="457" w:right="7"/>
              <w:jc w:val="center"/>
              <w:rPr>
                <w:rFonts w:ascii="Cambria"/>
                <w:sz w:val="24"/>
              </w:rPr>
            </w:pPr>
            <w:r>
              <w:rPr>
                <w:rFonts w:ascii="Cambria"/>
                <w:sz w:val="24"/>
              </w:rPr>
              <w:t>Place</w:t>
            </w:r>
            <w:r>
              <w:rPr>
                <w:rFonts w:ascii="Cambria"/>
                <w:spacing w:val="-4"/>
                <w:sz w:val="24"/>
              </w:rPr>
              <w:t xml:space="preserve"> </w:t>
            </w:r>
            <w:r>
              <w:rPr>
                <w:rFonts w:ascii="Cambria"/>
                <w:sz w:val="24"/>
              </w:rPr>
              <w:t>one</w:t>
            </w:r>
            <w:r>
              <w:rPr>
                <w:rFonts w:ascii="Cambria"/>
                <w:spacing w:val="-3"/>
                <w:sz w:val="24"/>
              </w:rPr>
              <w:t xml:space="preserve"> </w:t>
            </w:r>
            <w:r>
              <w:rPr>
                <w:rFonts w:ascii="Cambria"/>
                <w:sz w:val="24"/>
              </w:rPr>
              <w:t>queen</w:t>
            </w:r>
            <w:r>
              <w:rPr>
                <w:rFonts w:ascii="Cambria"/>
                <w:spacing w:val="-2"/>
                <w:sz w:val="24"/>
              </w:rPr>
              <w:t xml:space="preserve"> </w:t>
            </w:r>
            <w:r>
              <w:rPr>
                <w:rFonts w:ascii="Cambria"/>
                <w:sz w:val="24"/>
              </w:rPr>
              <w:t>in</w:t>
            </w:r>
            <w:r>
              <w:rPr>
                <w:rFonts w:ascii="Cambria"/>
                <w:spacing w:val="-2"/>
                <w:sz w:val="24"/>
              </w:rPr>
              <w:t xml:space="preserve"> </w:t>
            </w:r>
            <w:r>
              <w:rPr>
                <w:rFonts w:ascii="Cambria"/>
                <w:sz w:val="24"/>
              </w:rPr>
              <w:t>a</w:t>
            </w:r>
            <w:r>
              <w:rPr>
                <w:rFonts w:ascii="Cambria"/>
                <w:spacing w:val="2"/>
                <w:sz w:val="24"/>
              </w:rPr>
              <w:t xml:space="preserve"> </w:t>
            </w:r>
            <w:r>
              <w:rPr>
                <w:rFonts w:ascii="Cambria"/>
                <w:sz w:val="24"/>
              </w:rPr>
              <w:t>valid</w:t>
            </w:r>
            <w:r>
              <w:rPr>
                <w:rFonts w:ascii="Cambria"/>
                <w:spacing w:val="-1"/>
                <w:sz w:val="24"/>
              </w:rPr>
              <w:t xml:space="preserve"> </w:t>
            </w:r>
            <w:r>
              <w:rPr>
                <w:rFonts w:ascii="Cambria"/>
                <w:sz w:val="24"/>
              </w:rPr>
              <w:t>position</w:t>
            </w:r>
            <w:r>
              <w:rPr>
                <w:rFonts w:ascii="Cambria"/>
                <w:spacing w:val="-2"/>
                <w:sz w:val="24"/>
              </w:rPr>
              <w:t xml:space="preserve"> </w:t>
            </w:r>
            <w:r>
              <w:rPr>
                <w:rFonts w:ascii="Cambria"/>
                <w:sz w:val="24"/>
              </w:rPr>
              <w:t>in</w:t>
            </w:r>
            <w:r>
              <w:rPr>
                <w:rFonts w:ascii="Cambria"/>
                <w:spacing w:val="-2"/>
                <w:sz w:val="24"/>
              </w:rPr>
              <w:t xml:space="preserve"> </w:t>
            </w:r>
            <w:r>
              <w:rPr>
                <w:rFonts w:ascii="Cambria"/>
                <w:sz w:val="24"/>
              </w:rPr>
              <w:t>the</w:t>
            </w:r>
            <w:r>
              <w:rPr>
                <w:rFonts w:ascii="Cambria"/>
                <w:spacing w:val="-2"/>
                <w:sz w:val="24"/>
              </w:rPr>
              <w:t xml:space="preserve"> </w:t>
            </w:r>
            <w:r>
              <w:rPr>
                <w:rFonts w:ascii="Cambria"/>
                <w:spacing w:val="-4"/>
                <w:sz w:val="24"/>
              </w:rPr>
              <w:t>next</w:t>
            </w:r>
          </w:p>
          <w:p w14:paraId="5B363088" w14:textId="77777777" w:rsidR="006D2E5F" w:rsidRDefault="006D2E5F" w:rsidP="006D2E5F">
            <w:pPr>
              <w:pStyle w:val="TableParagraph"/>
              <w:spacing w:before="141"/>
              <w:ind w:left="457"/>
              <w:jc w:val="center"/>
              <w:rPr>
                <w:rFonts w:ascii="Cambria"/>
                <w:sz w:val="24"/>
              </w:rPr>
            </w:pPr>
            <w:r>
              <w:rPr>
                <w:rFonts w:ascii="Cambria"/>
                <w:spacing w:val="-4"/>
                <w:sz w:val="24"/>
              </w:rPr>
              <w:t>row.</w:t>
            </w:r>
          </w:p>
        </w:tc>
      </w:tr>
      <w:tr w:rsidR="006D2E5F" w14:paraId="68659AC5" w14:textId="77777777" w:rsidTr="006D2E5F">
        <w:trPr>
          <w:trHeight w:val="844"/>
        </w:trPr>
        <w:tc>
          <w:tcPr>
            <w:tcW w:w="4605" w:type="dxa"/>
          </w:tcPr>
          <w:p w14:paraId="541A1F3B" w14:textId="77777777" w:rsidR="006D2E5F" w:rsidRDefault="006D2E5F" w:rsidP="006D2E5F">
            <w:pPr>
              <w:pStyle w:val="TableParagraph"/>
              <w:spacing w:before="2"/>
              <w:ind w:left="459" w:right="8"/>
              <w:jc w:val="center"/>
              <w:rPr>
                <w:rFonts w:ascii="Cambria"/>
                <w:sz w:val="24"/>
              </w:rPr>
            </w:pPr>
            <w:r>
              <w:rPr>
                <w:rFonts w:ascii="Cambria"/>
                <w:sz w:val="24"/>
              </w:rPr>
              <w:t>Transition</w:t>
            </w:r>
            <w:r>
              <w:rPr>
                <w:rFonts w:ascii="Cambria"/>
                <w:spacing w:val="-4"/>
                <w:sz w:val="24"/>
              </w:rPr>
              <w:t xml:space="preserve"> Model</w:t>
            </w:r>
          </w:p>
        </w:tc>
        <w:tc>
          <w:tcPr>
            <w:tcW w:w="5464" w:type="dxa"/>
          </w:tcPr>
          <w:p w14:paraId="092CF660" w14:textId="77777777" w:rsidR="006D2E5F" w:rsidRDefault="006D2E5F" w:rsidP="006D2E5F">
            <w:pPr>
              <w:pStyle w:val="TableParagraph"/>
              <w:spacing w:before="2"/>
              <w:ind w:left="457" w:right="6"/>
              <w:jc w:val="center"/>
              <w:rPr>
                <w:rFonts w:ascii="Cambria"/>
                <w:sz w:val="24"/>
              </w:rPr>
            </w:pPr>
            <w:r>
              <w:rPr>
                <w:rFonts w:ascii="Cambria"/>
                <w:sz w:val="24"/>
              </w:rPr>
              <w:t>Generate</w:t>
            </w:r>
            <w:r>
              <w:rPr>
                <w:rFonts w:ascii="Cambria"/>
                <w:spacing w:val="-4"/>
                <w:sz w:val="24"/>
              </w:rPr>
              <w:t xml:space="preserve"> </w:t>
            </w:r>
            <w:r>
              <w:rPr>
                <w:rFonts w:ascii="Cambria"/>
                <w:sz w:val="24"/>
              </w:rPr>
              <w:t>a</w:t>
            </w:r>
            <w:r>
              <w:rPr>
                <w:rFonts w:ascii="Cambria"/>
                <w:spacing w:val="-5"/>
                <w:sz w:val="24"/>
              </w:rPr>
              <w:t xml:space="preserve"> </w:t>
            </w:r>
            <w:r>
              <w:rPr>
                <w:rFonts w:ascii="Cambria"/>
                <w:sz w:val="24"/>
              </w:rPr>
              <w:t>new board</w:t>
            </w:r>
            <w:r>
              <w:rPr>
                <w:rFonts w:ascii="Cambria"/>
                <w:spacing w:val="-2"/>
                <w:sz w:val="24"/>
              </w:rPr>
              <w:t xml:space="preserve"> </w:t>
            </w:r>
            <w:r>
              <w:rPr>
                <w:rFonts w:ascii="Cambria"/>
                <w:sz w:val="24"/>
              </w:rPr>
              <w:t>configuration</w:t>
            </w:r>
            <w:r>
              <w:rPr>
                <w:rFonts w:ascii="Cambria"/>
                <w:spacing w:val="-2"/>
                <w:sz w:val="24"/>
              </w:rPr>
              <w:t xml:space="preserve"> </w:t>
            </w:r>
            <w:r>
              <w:rPr>
                <w:rFonts w:ascii="Cambria"/>
                <w:spacing w:val="-4"/>
                <w:sz w:val="24"/>
              </w:rPr>
              <w:t>after</w:t>
            </w:r>
          </w:p>
          <w:p w14:paraId="1CF46F7C" w14:textId="77777777" w:rsidR="006D2E5F" w:rsidRDefault="006D2E5F" w:rsidP="006D2E5F">
            <w:pPr>
              <w:pStyle w:val="TableParagraph"/>
              <w:spacing w:before="141"/>
              <w:ind w:left="457" w:right="6"/>
              <w:jc w:val="center"/>
              <w:rPr>
                <w:rFonts w:ascii="Cambria"/>
                <w:sz w:val="24"/>
              </w:rPr>
            </w:pPr>
            <w:r>
              <w:rPr>
                <w:rFonts w:ascii="Cambria"/>
                <w:sz w:val="24"/>
              </w:rPr>
              <w:t>placing</w:t>
            </w:r>
            <w:r>
              <w:rPr>
                <w:rFonts w:ascii="Cambria"/>
                <w:spacing w:val="-3"/>
                <w:sz w:val="24"/>
              </w:rPr>
              <w:t xml:space="preserve"> </w:t>
            </w:r>
            <w:r>
              <w:rPr>
                <w:rFonts w:ascii="Cambria"/>
                <w:sz w:val="24"/>
              </w:rPr>
              <w:t>a</w:t>
            </w:r>
            <w:r>
              <w:rPr>
                <w:rFonts w:ascii="Cambria"/>
                <w:spacing w:val="-4"/>
                <w:sz w:val="24"/>
              </w:rPr>
              <w:t xml:space="preserve"> </w:t>
            </w:r>
            <w:r>
              <w:rPr>
                <w:rFonts w:ascii="Cambria"/>
                <w:spacing w:val="-2"/>
                <w:sz w:val="24"/>
              </w:rPr>
              <w:t>queen.</w:t>
            </w:r>
          </w:p>
        </w:tc>
      </w:tr>
      <w:tr w:rsidR="006D2E5F" w14:paraId="3E52C768" w14:textId="77777777" w:rsidTr="006D2E5F">
        <w:trPr>
          <w:trHeight w:val="844"/>
        </w:trPr>
        <w:tc>
          <w:tcPr>
            <w:tcW w:w="4605" w:type="dxa"/>
          </w:tcPr>
          <w:p w14:paraId="1CEF76A6" w14:textId="77777777" w:rsidR="006D2E5F" w:rsidRDefault="006D2E5F" w:rsidP="006D2E5F">
            <w:pPr>
              <w:pStyle w:val="TableParagraph"/>
              <w:spacing w:before="2"/>
              <w:ind w:left="459" w:right="3"/>
              <w:jc w:val="center"/>
              <w:rPr>
                <w:rFonts w:ascii="Cambria"/>
                <w:sz w:val="24"/>
              </w:rPr>
            </w:pPr>
            <w:r>
              <w:rPr>
                <w:rFonts w:ascii="Cambria"/>
                <w:sz w:val="24"/>
              </w:rPr>
              <w:t>Goal</w:t>
            </w:r>
            <w:r>
              <w:rPr>
                <w:rFonts w:ascii="Cambria"/>
                <w:spacing w:val="1"/>
                <w:sz w:val="24"/>
              </w:rPr>
              <w:t xml:space="preserve"> </w:t>
            </w:r>
            <w:r>
              <w:rPr>
                <w:rFonts w:ascii="Cambria"/>
                <w:spacing w:val="-2"/>
                <w:sz w:val="24"/>
              </w:rPr>
              <w:t>State</w:t>
            </w:r>
          </w:p>
        </w:tc>
        <w:tc>
          <w:tcPr>
            <w:tcW w:w="5464" w:type="dxa"/>
          </w:tcPr>
          <w:p w14:paraId="29A7742E" w14:textId="77777777" w:rsidR="006D2E5F" w:rsidRDefault="006D2E5F" w:rsidP="006D2E5F">
            <w:pPr>
              <w:pStyle w:val="TableParagraph"/>
              <w:spacing w:before="2"/>
              <w:ind w:left="457" w:right="8"/>
              <w:jc w:val="center"/>
              <w:rPr>
                <w:rFonts w:ascii="Cambria"/>
                <w:sz w:val="24"/>
              </w:rPr>
            </w:pPr>
            <w:r>
              <w:rPr>
                <w:rFonts w:ascii="Cambria"/>
                <w:sz w:val="24"/>
              </w:rPr>
              <w:t>Eight</w:t>
            </w:r>
            <w:r>
              <w:rPr>
                <w:rFonts w:ascii="Cambria"/>
                <w:spacing w:val="-3"/>
                <w:sz w:val="24"/>
              </w:rPr>
              <w:t xml:space="preserve"> </w:t>
            </w:r>
            <w:r>
              <w:rPr>
                <w:rFonts w:ascii="Cambria"/>
                <w:sz w:val="24"/>
              </w:rPr>
              <w:t>queens</w:t>
            </w:r>
            <w:r>
              <w:rPr>
                <w:rFonts w:ascii="Cambria"/>
                <w:spacing w:val="-4"/>
                <w:sz w:val="24"/>
              </w:rPr>
              <w:t xml:space="preserve"> </w:t>
            </w:r>
            <w:r>
              <w:rPr>
                <w:rFonts w:ascii="Cambria"/>
                <w:sz w:val="24"/>
              </w:rPr>
              <w:t>are</w:t>
            </w:r>
            <w:r>
              <w:rPr>
                <w:rFonts w:ascii="Cambria"/>
                <w:spacing w:val="-4"/>
                <w:sz w:val="24"/>
              </w:rPr>
              <w:t xml:space="preserve"> </w:t>
            </w:r>
            <w:r>
              <w:rPr>
                <w:rFonts w:ascii="Cambria"/>
                <w:sz w:val="24"/>
              </w:rPr>
              <w:t>placed</w:t>
            </w:r>
            <w:r>
              <w:rPr>
                <w:rFonts w:ascii="Cambria"/>
                <w:spacing w:val="-2"/>
                <w:sz w:val="24"/>
              </w:rPr>
              <w:t xml:space="preserve"> </w:t>
            </w:r>
            <w:r>
              <w:rPr>
                <w:rFonts w:ascii="Cambria"/>
                <w:sz w:val="24"/>
              </w:rPr>
              <w:t>with</w:t>
            </w:r>
            <w:r>
              <w:rPr>
                <w:rFonts w:ascii="Cambria"/>
                <w:spacing w:val="-1"/>
                <w:sz w:val="24"/>
              </w:rPr>
              <w:t xml:space="preserve"> </w:t>
            </w:r>
            <w:r>
              <w:rPr>
                <w:rFonts w:ascii="Cambria"/>
                <w:sz w:val="24"/>
              </w:rPr>
              <w:t xml:space="preserve">no two </w:t>
            </w:r>
            <w:r>
              <w:rPr>
                <w:rFonts w:ascii="Cambria"/>
                <w:spacing w:val="-2"/>
                <w:sz w:val="24"/>
              </w:rPr>
              <w:t>attacking</w:t>
            </w:r>
          </w:p>
          <w:p w14:paraId="1820D331" w14:textId="77777777" w:rsidR="006D2E5F" w:rsidRDefault="006D2E5F" w:rsidP="006D2E5F">
            <w:pPr>
              <w:pStyle w:val="TableParagraph"/>
              <w:spacing w:before="141"/>
              <w:ind w:left="457" w:right="5"/>
              <w:jc w:val="center"/>
              <w:rPr>
                <w:rFonts w:ascii="Cambria"/>
                <w:sz w:val="24"/>
              </w:rPr>
            </w:pPr>
            <w:r>
              <w:rPr>
                <w:rFonts w:ascii="Cambria"/>
                <w:sz w:val="24"/>
              </w:rPr>
              <w:t>each</w:t>
            </w:r>
            <w:r>
              <w:rPr>
                <w:rFonts w:ascii="Cambria"/>
                <w:spacing w:val="-5"/>
                <w:sz w:val="24"/>
              </w:rPr>
              <w:t xml:space="preserve"> </w:t>
            </w:r>
            <w:r>
              <w:rPr>
                <w:rFonts w:ascii="Cambria"/>
                <w:spacing w:val="-2"/>
                <w:sz w:val="24"/>
              </w:rPr>
              <w:t>other.</w:t>
            </w:r>
          </w:p>
        </w:tc>
      </w:tr>
      <w:tr w:rsidR="006D2E5F" w14:paraId="291FA9B9" w14:textId="77777777" w:rsidTr="006D2E5F">
        <w:trPr>
          <w:trHeight w:val="844"/>
        </w:trPr>
        <w:tc>
          <w:tcPr>
            <w:tcW w:w="4605" w:type="dxa"/>
          </w:tcPr>
          <w:p w14:paraId="08B8BB00" w14:textId="77777777" w:rsidR="006D2E5F" w:rsidRDefault="006D2E5F" w:rsidP="006D2E5F">
            <w:pPr>
              <w:pStyle w:val="TableParagraph"/>
              <w:spacing w:before="2"/>
              <w:ind w:left="459" w:right="9"/>
              <w:jc w:val="center"/>
              <w:rPr>
                <w:rFonts w:ascii="Cambria"/>
                <w:sz w:val="24"/>
              </w:rPr>
            </w:pPr>
            <w:r>
              <w:rPr>
                <w:rFonts w:ascii="Cambria"/>
                <w:sz w:val="24"/>
              </w:rPr>
              <w:t>Path</w:t>
            </w:r>
            <w:r>
              <w:rPr>
                <w:rFonts w:ascii="Cambria"/>
                <w:spacing w:val="-2"/>
                <w:sz w:val="24"/>
              </w:rPr>
              <w:t xml:space="preserve"> </w:t>
            </w:r>
            <w:r>
              <w:rPr>
                <w:rFonts w:ascii="Cambria"/>
                <w:spacing w:val="-4"/>
                <w:sz w:val="24"/>
              </w:rPr>
              <w:t>Cost</w:t>
            </w:r>
          </w:p>
        </w:tc>
        <w:tc>
          <w:tcPr>
            <w:tcW w:w="5464" w:type="dxa"/>
          </w:tcPr>
          <w:p w14:paraId="31EA96CA" w14:textId="77777777" w:rsidR="006D2E5F" w:rsidRDefault="006D2E5F" w:rsidP="006D2E5F">
            <w:pPr>
              <w:pStyle w:val="TableParagraph"/>
              <w:spacing w:before="2"/>
              <w:ind w:left="457" w:right="4"/>
              <w:jc w:val="center"/>
              <w:rPr>
                <w:rFonts w:ascii="Cambria"/>
                <w:sz w:val="24"/>
              </w:rPr>
            </w:pPr>
            <w:r>
              <w:rPr>
                <w:rFonts w:ascii="Cambria"/>
                <w:sz w:val="24"/>
              </w:rPr>
              <w:t>Each</w:t>
            </w:r>
            <w:r>
              <w:rPr>
                <w:rFonts w:ascii="Cambria"/>
                <w:spacing w:val="-2"/>
                <w:sz w:val="24"/>
              </w:rPr>
              <w:t xml:space="preserve"> </w:t>
            </w:r>
            <w:r>
              <w:rPr>
                <w:rFonts w:ascii="Cambria"/>
                <w:sz w:val="24"/>
              </w:rPr>
              <w:t>queen</w:t>
            </w:r>
            <w:r>
              <w:rPr>
                <w:rFonts w:ascii="Cambria"/>
                <w:spacing w:val="-4"/>
                <w:sz w:val="24"/>
              </w:rPr>
              <w:t xml:space="preserve"> </w:t>
            </w:r>
            <w:r>
              <w:rPr>
                <w:rFonts w:ascii="Cambria"/>
                <w:sz w:val="24"/>
              </w:rPr>
              <w:t>placement</w:t>
            </w:r>
            <w:r>
              <w:rPr>
                <w:rFonts w:ascii="Cambria"/>
                <w:spacing w:val="-3"/>
                <w:sz w:val="24"/>
              </w:rPr>
              <w:t xml:space="preserve"> </w:t>
            </w:r>
            <w:r>
              <w:rPr>
                <w:rFonts w:ascii="Cambria"/>
                <w:sz w:val="24"/>
              </w:rPr>
              <w:t>has</w:t>
            </w:r>
            <w:r>
              <w:rPr>
                <w:rFonts w:ascii="Cambria"/>
                <w:spacing w:val="-6"/>
                <w:sz w:val="24"/>
              </w:rPr>
              <w:t xml:space="preserve"> </w:t>
            </w:r>
            <w:r>
              <w:rPr>
                <w:rFonts w:ascii="Cambria"/>
                <w:sz w:val="24"/>
              </w:rPr>
              <w:t>equal</w:t>
            </w:r>
            <w:r>
              <w:rPr>
                <w:rFonts w:ascii="Cambria"/>
                <w:spacing w:val="-1"/>
                <w:sz w:val="24"/>
              </w:rPr>
              <w:t xml:space="preserve"> </w:t>
            </w:r>
            <w:r>
              <w:rPr>
                <w:rFonts w:ascii="Cambria"/>
                <w:spacing w:val="-4"/>
                <w:sz w:val="24"/>
              </w:rPr>
              <w:t>cost;</w:t>
            </w:r>
          </w:p>
          <w:p w14:paraId="0FA7882C" w14:textId="77777777" w:rsidR="006D2E5F" w:rsidRDefault="006D2E5F" w:rsidP="006D2E5F">
            <w:pPr>
              <w:pStyle w:val="TableParagraph"/>
              <w:spacing w:before="141"/>
              <w:ind w:left="457" w:right="2"/>
              <w:jc w:val="center"/>
              <w:rPr>
                <w:rFonts w:ascii="Cambria"/>
                <w:sz w:val="24"/>
              </w:rPr>
            </w:pPr>
            <w:r>
              <w:rPr>
                <w:rFonts w:ascii="Cambria"/>
                <w:sz w:val="24"/>
              </w:rPr>
              <w:t>minimize</w:t>
            </w:r>
            <w:r>
              <w:rPr>
                <w:rFonts w:ascii="Cambria"/>
                <w:spacing w:val="-4"/>
                <w:sz w:val="24"/>
              </w:rPr>
              <w:t xml:space="preserve"> </w:t>
            </w:r>
            <w:r>
              <w:rPr>
                <w:rFonts w:ascii="Cambria"/>
                <w:spacing w:val="-2"/>
                <w:sz w:val="24"/>
              </w:rPr>
              <w:t>conflicts.</w:t>
            </w:r>
          </w:p>
        </w:tc>
      </w:tr>
    </w:tbl>
    <w:p w14:paraId="56880616" w14:textId="77777777" w:rsidR="009A4DFE" w:rsidRDefault="009A4DFE">
      <w:pPr>
        <w:pStyle w:val="BodyText"/>
        <w:spacing w:before="117" w:after="1"/>
        <w:rPr>
          <w:b/>
          <w:sz w:val="20"/>
        </w:rPr>
      </w:pPr>
    </w:p>
    <w:p w14:paraId="38C4352A" w14:textId="77777777" w:rsidR="009A4DFE" w:rsidRDefault="009A4DFE">
      <w:pPr>
        <w:pStyle w:val="TableParagraph"/>
        <w:jc w:val="center"/>
        <w:rPr>
          <w:rFonts w:ascii="Cambria"/>
          <w:sz w:val="24"/>
        </w:rPr>
        <w:sectPr w:rsidR="009A4DFE">
          <w:pgSz w:w="11910" w:h="16840"/>
          <w:pgMar w:top="1340" w:right="360" w:bottom="280" w:left="360" w:header="720" w:footer="720" w:gutter="0"/>
          <w:cols w:space="720"/>
        </w:sectPr>
      </w:pPr>
    </w:p>
    <w:p w14:paraId="5A386FC3" w14:textId="77777777" w:rsidR="009A4DFE" w:rsidRDefault="00DE55D4">
      <w:pPr>
        <w:pStyle w:val="Heading3"/>
        <w:spacing w:before="57"/>
        <w:ind w:left="1532"/>
        <w:jc w:val="both"/>
      </w:pPr>
      <w:r>
        <w:lastRenderedPageBreak/>
        <w:t>Search</w:t>
      </w:r>
      <w:r>
        <w:rPr>
          <w:spacing w:val="-11"/>
        </w:rPr>
        <w:t xml:space="preserve"> </w:t>
      </w:r>
      <w:r>
        <w:rPr>
          <w:spacing w:val="-2"/>
        </w:rPr>
        <w:t>Space:</w:t>
      </w:r>
    </w:p>
    <w:p w14:paraId="42246E12" w14:textId="77777777" w:rsidR="009A4DFE" w:rsidRDefault="00DE55D4">
      <w:pPr>
        <w:pStyle w:val="BodyText"/>
        <w:spacing w:before="157" w:line="360" w:lineRule="auto"/>
        <w:ind w:left="1532" w:right="1185"/>
        <w:jc w:val="both"/>
      </w:pPr>
      <w:r>
        <w:t>Each</w:t>
      </w:r>
      <w:r>
        <w:rPr>
          <w:spacing w:val="-4"/>
        </w:rPr>
        <w:t xml:space="preserve"> </w:t>
      </w:r>
      <w:r>
        <w:t>row can</w:t>
      </w:r>
      <w:r>
        <w:rPr>
          <w:spacing w:val="-4"/>
        </w:rPr>
        <w:t xml:space="preserve"> </w:t>
      </w:r>
      <w:r>
        <w:t>contain</w:t>
      </w:r>
      <w:r>
        <w:rPr>
          <w:spacing w:val="-4"/>
        </w:rPr>
        <w:t xml:space="preserve"> </w:t>
      </w:r>
      <w:r>
        <w:t>one queen. The search</w:t>
      </w:r>
      <w:r>
        <w:rPr>
          <w:spacing w:val="-4"/>
        </w:rPr>
        <w:t xml:space="preserve"> </w:t>
      </w:r>
      <w:r>
        <w:t>explores</w:t>
      </w:r>
      <w:r>
        <w:rPr>
          <w:spacing w:val="-1"/>
        </w:rPr>
        <w:t xml:space="preserve"> </w:t>
      </w:r>
      <w:r>
        <w:t>possible column positions</w:t>
      </w:r>
      <w:r>
        <w:rPr>
          <w:spacing w:val="-1"/>
        </w:rPr>
        <w:t xml:space="preserve"> </w:t>
      </w:r>
      <w:r>
        <w:t>row by row.</w:t>
      </w:r>
      <w:r>
        <w:rPr>
          <w:spacing w:val="-7"/>
        </w:rPr>
        <w:t xml:space="preserve"> </w:t>
      </w:r>
      <w:r>
        <w:t>Invalid</w:t>
      </w:r>
      <w:r>
        <w:rPr>
          <w:spacing w:val="-4"/>
        </w:rPr>
        <w:t xml:space="preserve"> </w:t>
      </w:r>
      <w:r>
        <w:t>configurations</w:t>
      </w:r>
      <w:r>
        <w:rPr>
          <w:spacing w:val="-6"/>
        </w:rPr>
        <w:t xml:space="preserve"> </w:t>
      </w:r>
      <w:r>
        <w:t>are</w:t>
      </w:r>
      <w:r>
        <w:rPr>
          <w:spacing w:val="-5"/>
        </w:rPr>
        <w:t xml:space="preserve"> </w:t>
      </w:r>
      <w:r>
        <w:t>pruned</w:t>
      </w:r>
      <w:r>
        <w:rPr>
          <w:spacing w:val="-4"/>
        </w:rPr>
        <w:t xml:space="preserve"> </w:t>
      </w:r>
      <w:r>
        <w:t>whenever</w:t>
      </w:r>
      <w:r>
        <w:rPr>
          <w:spacing w:val="-3"/>
        </w:rPr>
        <w:t xml:space="preserve"> </w:t>
      </w:r>
      <w:r>
        <w:t>two</w:t>
      </w:r>
      <w:r>
        <w:rPr>
          <w:spacing w:val="-1"/>
        </w:rPr>
        <w:t xml:space="preserve"> </w:t>
      </w:r>
      <w:r>
        <w:t>queens</w:t>
      </w:r>
      <w:r>
        <w:rPr>
          <w:spacing w:val="-6"/>
        </w:rPr>
        <w:t xml:space="preserve"> </w:t>
      </w:r>
      <w:r>
        <w:t>attack</w:t>
      </w:r>
      <w:r>
        <w:rPr>
          <w:spacing w:val="-4"/>
        </w:rPr>
        <w:t xml:space="preserve"> </w:t>
      </w:r>
      <w:r>
        <w:t>each</w:t>
      </w:r>
      <w:r>
        <w:rPr>
          <w:spacing w:val="-9"/>
        </w:rPr>
        <w:t xml:space="preserve"> </w:t>
      </w:r>
      <w:r>
        <w:t>other,</w:t>
      </w:r>
      <w:r>
        <w:rPr>
          <w:spacing w:val="-7"/>
        </w:rPr>
        <w:t xml:space="preserve"> </w:t>
      </w:r>
      <w:r>
        <w:t>reducing the search space.</w:t>
      </w:r>
    </w:p>
    <w:p w14:paraId="0A9F8767" w14:textId="77777777" w:rsidR="009A4DFE" w:rsidRDefault="009A4DFE">
      <w:pPr>
        <w:pStyle w:val="BodyText"/>
        <w:spacing w:before="212"/>
      </w:pPr>
    </w:p>
    <w:p w14:paraId="251A2C3F" w14:textId="77777777" w:rsidR="009A4DFE" w:rsidRDefault="00DE55D4">
      <w:pPr>
        <w:pStyle w:val="Heading3"/>
        <w:ind w:left="1532"/>
      </w:pPr>
      <w:r>
        <w:t>Search</w:t>
      </w:r>
      <w:r>
        <w:rPr>
          <w:spacing w:val="-11"/>
        </w:rPr>
        <w:t xml:space="preserve"> </w:t>
      </w:r>
      <w:r>
        <w:rPr>
          <w:spacing w:val="-2"/>
        </w:rPr>
        <w:t>Strategies:</w:t>
      </w:r>
    </w:p>
    <w:p w14:paraId="78203EB5" w14:textId="77777777" w:rsidR="009A4DFE" w:rsidRDefault="00DE55D4">
      <w:pPr>
        <w:pStyle w:val="BodyText"/>
        <w:spacing w:before="157" w:line="360" w:lineRule="auto"/>
        <w:ind w:left="1532" w:right="1076"/>
      </w:pPr>
      <w:r>
        <w:t>Depth-First</w:t>
      </w:r>
      <w:r>
        <w:rPr>
          <w:spacing w:val="-1"/>
        </w:rPr>
        <w:t xml:space="preserve"> </w:t>
      </w:r>
      <w:r>
        <w:t>Search</w:t>
      </w:r>
      <w:r>
        <w:rPr>
          <w:spacing w:val="-10"/>
        </w:rPr>
        <w:t xml:space="preserve"> </w:t>
      </w:r>
      <w:r>
        <w:t>(DFS):</w:t>
      </w:r>
      <w:r>
        <w:rPr>
          <w:spacing w:val="-9"/>
        </w:rPr>
        <w:t xml:space="preserve"> </w:t>
      </w:r>
      <w:r>
        <w:t>Explores</w:t>
      </w:r>
      <w:r>
        <w:rPr>
          <w:spacing w:val="-7"/>
        </w:rPr>
        <w:t xml:space="preserve"> </w:t>
      </w:r>
      <w:r>
        <w:t>one</w:t>
      </w:r>
      <w:r>
        <w:rPr>
          <w:spacing w:val="-6"/>
        </w:rPr>
        <w:t xml:space="preserve"> </w:t>
      </w:r>
      <w:r>
        <w:t>placement</w:t>
      </w:r>
      <w:r>
        <w:rPr>
          <w:spacing w:val="-1"/>
        </w:rPr>
        <w:t xml:space="preserve"> </w:t>
      </w:r>
      <w:r>
        <w:t>path</w:t>
      </w:r>
      <w:r>
        <w:rPr>
          <w:spacing w:val="-10"/>
        </w:rPr>
        <w:t xml:space="preserve"> </w:t>
      </w:r>
      <w:r>
        <w:t>completely</w:t>
      </w:r>
      <w:r>
        <w:rPr>
          <w:spacing w:val="-6"/>
        </w:rPr>
        <w:t xml:space="preserve"> </w:t>
      </w:r>
      <w:r>
        <w:t>before</w:t>
      </w:r>
      <w:r>
        <w:rPr>
          <w:spacing w:val="-6"/>
        </w:rPr>
        <w:t xml:space="preserve"> </w:t>
      </w:r>
      <w:r>
        <w:t xml:space="preserve">backtracking. Backtracking Search: Most efficient classical method; removes invalid placements </w:t>
      </w:r>
      <w:r>
        <w:rPr>
          <w:spacing w:val="-2"/>
        </w:rPr>
        <w:t>immediately.</w:t>
      </w:r>
    </w:p>
    <w:p w14:paraId="08128D15" w14:textId="77777777" w:rsidR="009A4DFE" w:rsidRDefault="00DE55D4">
      <w:pPr>
        <w:pStyle w:val="BodyText"/>
        <w:spacing w:before="2" w:line="360" w:lineRule="auto"/>
        <w:ind w:left="1532" w:right="1076"/>
      </w:pPr>
      <w:r>
        <w:t>Breadth-First Search</w:t>
      </w:r>
      <w:r>
        <w:rPr>
          <w:spacing w:val="-9"/>
        </w:rPr>
        <w:t xml:space="preserve"> </w:t>
      </w:r>
      <w:r>
        <w:t>(BFS):</w:t>
      </w:r>
      <w:r>
        <w:rPr>
          <w:spacing w:val="-4"/>
        </w:rPr>
        <w:t xml:space="preserve"> </w:t>
      </w:r>
      <w:r>
        <w:t>Explores</w:t>
      </w:r>
      <w:r>
        <w:rPr>
          <w:spacing w:val="-6"/>
        </w:rPr>
        <w:t xml:space="preserve"> </w:t>
      </w:r>
      <w:r>
        <w:t>all</w:t>
      </w:r>
      <w:r>
        <w:rPr>
          <w:spacing w:val="-12"/>
        </w:rPr>
        <w:t xml:space="preserve"> </w:t>
      </w:r>
      <w:r>
        <w:t>states</w:t>
      </w:r>
      <w:r>
        <w:rPr>
          <w:spacing w:val="-6"/>
        </w:rPr>
        <w:t xml:space="preserve"> </w:t>
      </w:r>
      <w:r>
        <w:t>level</w:t>
      </w:r>
      <w:r>
        <w:rPr>
          <w:spacing w:val="-9"/>
        </w:rPr>
        <w:t xml:space="preserve"> </w:t>
      </w:r>
      <w:r>
        <w:t>by</w:t>
      </w:r>
      <w:r>
        <w:rPr>
          <w:spacing w:val="-9"/>
        </w:rPr>
        <w:t xml:space="preserve"> </w:t>
      </w:r>
      <w:r>
        <w:t>level</w:t>
      </w:r>
      <w:r>
        <w:rPr>
          <w:spacing w:val="-4"/>
        </w:rPr>
        <w:t xml:space="preserve"> </w:t>
      </w:r>
      <w:r>
        <w:t>but requires</w:t>
      </w:r>
      <w:r>
        <w:rPr>
          <w:spacing w:val="-2"/>
        </w:rPr>
        <w:t xml:space="preserve"> </w:t>
      </w:r>
      <w:r>
        <w:t>large memory. Heuristic Search: Chooses positions that minimize queen conflicts.</w:t>
      </w:r>
    </w:p>
    <w:p w14:paraId="4ABB24B0" w14:textId="77777777" w:rsidR="009A4DFE" w:rsidRDefault="009A4DFE">
      <w:pPr>
        <w:pStyle w:val="BodyText"/>
        <w:spacing w:before="140"/>
      </w:pPr>
    </w:p>
    <w:p w14:paraId="087B4769" w14:textId="77777777" w:rsidR="009A4DFE" w:rsidRDefault="00DE55D4">
      <w:pPr>
        <w:pStyle w:val="Heading3"/>
        <w:ind w:left="1532"/>
      </w:pPr>
      <w:r>
        <w:t>Example</w:t>
      </w:r>
      <w:r>
        <w:rPr>
          <w:spacing w:val="-1"/>
        </w:rPr>
        <w:t xml:space="preserve"> </w:t>
      </w:r>
      <w:r>
        <w:t>of</w:t>
      </w:r>
      <w:r>
        <w:rPr>
          <w:spacing w:val="-4"/>
        </w:rPr>
        <w:t xml:space="preserve"> </w:t>
      </w:r>
      <w:r>
        <w:t>a</w:t>
      </w:r>
      <w:r>
        <w:rPr>
          <w:spacing w:val="-6"/>
        </w:rPr>
        <w:t xml:space="preserve"> </w:t>
      </w:r>
      <w:r>
        <w:t>Valid</w:t>
      </w:r>
      <w:r>
        <w:rPr>
          <w:spacing w:val="-7"/>
        </w:rPr>
        <w:t xml:space="preserve"> </w:t>
      </w:r>
      <w:r>
        <w:rPr>
          <w:spacing w:val="-2"/>
        </w:rPr>
        <w:t>Solution:</w:t>
      </w:r>
    </w:p>
    <w:p w14:paraId="7C6F47F4" w14:textId="77777777" w:rsidR="009A4DFE" w:rsidRDefault="00DE55D4">
      <w:pPr>
        <w:pStyle w:val="BodyText"/>
        <w:spacing w:before="157"/>
        <w:ind w:left="1532"/>
      </w:pPr>
      <w:r>
        <w:t>One</w:t>
      </w:r>
      <w:r>
        <w:rPr>
          <w:spacing w:val="2"/>
        </w:rPr>
        <w:t xml:space="preserve"> </w:t>
      </w:r>
      <w:r>
        <w:t>valid</w:t>
      </w:r>
      <w:r>
        <w:rPr>
          <w:spacing w:val="-2"/>
        </w:rPr>
        <w:t xml:space="preserve"> </w:t>
      </w:r>
      <w:r>
        <w:t>arrangement</w:t>
      </w:r>
      <w:r>
        <w:rPr>
          <w:spacing w:val="3"/>
        </w:rPr>
        <w:t xml:space="preserve"> </w:t>
      </w:r>
      <w:r>
        <w:t>(Row</w:t>
      </w:r>
      <w:r>
        <w:rPr>
          <w:spacing w:val="-7"/>
        </w:rPr>
        <w:t xml:space="preserve"> </w:t>
      </w:r>
      <w:r>
        <w:t>→</w:t>
      </w:r>
      <w:r>
        <w:rPr>
          <w:spacing w:val="-1"/>
        </w:rPr>
        <w:t xml:space="preserve"> </w:t>
      </w:r>
      <w:r>
        <w:rPr>
          <w:spacing w:val="-2"/>
        </w:rPr>
        <w:t>Column):</w:t>
      </w:r>
    </w:p>
    <w:p w14:paraId="5428606A" w14:textId="77777777" w:rsidR="009A4DFE" w:rsidRDefault="00DE55D4">
      <w:pPr>
        <w:pStyle w:val="BodyText"/>
        <w:spacing w:before="138"/>
        <w:ind w:left="1532"/>
      </w:pPr>
      <w:r>
        <w:rPr>
          <w:spacing w:val="-5"/>
        </w:rPr>
        <w:t>1→1</w:t>
      </w:r>
    </w:p>
    <w:p w14:paraId="2C079741" w14:textId="77777777" w:rsidR="009A4DFE" w:rsidRDefault="00DE55D4">
      <w:pPr>
        <w:pStyle w:val="BodyText"/>
        <w:spacing w:before="136"/>
        <w:ind w:left="1532"/>
      </w:pPr>
      <w:r>
        <w:rPr>
          <w:spacing w:val="-5"/>
        </w:rPr>
        <w:t>2→5</w:t>
      </w:r>
    </w:p>
    <w:p w14:paraId="3A425CCC" w14:textId="77777777" w:rsidR="009A4DFE" w:rsidRDefault="00DE55D4">
      <w:pPr>
        <w:pStyle w:val="BodyText"/>
        <w:spacing w:before="142"/>
        <w:ind w:left="1532"/>
      </w:pPr>
      <w:r>
        <w:rPr>
          <w:spacing w:val="-5"/>
        </w:rPr>
        <w:t>3→8</w:t>
      </w:r>
    </w:p>
    <w:p w14:paraId="1EEEE331" w14:textId="77777777" w:rsidR="009A4DFE" w:rsidRDefault="00DE55D4">
      <w:pPr>
        <w:pStyle w:val="BodyText"/>
        <w:spacing w:before="137"/>
        <w:ind w:left="1532"/>
      </w:pPr>
      <w:r>
        <w:rPr>
          <w:spacing w:val="-5"/>
        </w:rPr>
        <w:t>4→6</w:t>
      </w:r>
    </w:p>
    <w:p w14:paraId="4D8E838D" w14:textId="77777777" w:rsidR="009A4DFE" w:rsidRDefault="00DE55D4">
      <w:pPr>
        <w:pStyle w:val="BodyText"/>
        <w:spacing w:before="137"/>
        <w:ind w:left="1532"/>
      </w:pPr>
      <w:r>
        <w:rPr>
          <w:spacing w:val="-5"/>
        </w:rPr>
        <w:t>5→3</w:t>
      </w:r>
    </w:p>
    <w:p w14:paraId="6F598D44" w14:textId="77777777" w:rsidR="009A4DFE" w:rsidRDefault="00DE55D4">
      <w:pPr>
        <w:pStyle w:val="BodyText"/>
        <w:spacing w:before="137"/>
        <w:ind w:left="1532"/>
      </w:pPr>
      <w:r>
        <w:rPr>
          <w:spacing w:val="-5"/>
        </w:rPr>
        <w:t>6→7</w:t>
      </w:r>
    </w:p>
    <w:p w14:paraId="598D49C3" w14:textId="77777777" w:rsidR="009A4DFE" w:rsidRDefault="00DE55D4">
      <w:pPr>
        <w:pStyle w:val="BodyText"/>
        <w:spacing w:before="142"/>
        <w:ind w:left="1532"/>
      </w:pPr>
      <w:r>
        <w:rPr>
          <w:spacing w:val="-5"/>
        </w:rPr>
        <w:t>7→2</w:t>
      </w:r>
    </w:p>
    <w:p w14:paraId="1C539296" w14:textId="77777777" w:rsidR="009A4DFE" w:rsidRDefault="00DE55D4">
      <w:pPr>
        <w:pStyle w:val="BodyText"/>
        <w:spacing w:before="136"/>
        <w:ind w:left="1532"/>
      </w:pPr>
      <w:r>
        <w:rPr>
          <w:spacing w:val="-5"/>
        </w:rPr>
        <w:t>8→4</w:t>
      </w:r>
    </w:p>
    <w:p w14:paraId="4D2B48AD" w14:textId="77777777" w:rsidR="009A4DFE" w:rsidRDefault="009A4DFE">
      <w:pPr>
        <w:pStyle w:val="BodyText"/>
      </w:pPr>
    </w:p>
    <w:p w14:paraId="108FF9EE" w14:textId="77777777" w:rsidR="009A4DFE" w:rsidRDefault="009A4DFE">
      <w:pPr>
        <w:pStyle w:val="BodyText"/>
      </w:pPr>
    </w:p>
    <w:p w14:paraId="23F949B2" w14:textId="77777777" w:rsidR="009A4DFE" w:rsidRDefault="00DE55D4">
      <w:pPr>
        <w:pStyle w:val="Heading3"/>
        <w:ind w:left="1532"/>
      </w:pPr>
      <w:r>
        <w:rPr>
          <w:spacing w:val="-2"/>
        </w:rPr>
        <w:t>C</w:t>
      </w:r>
      <w:r>
        <w:rPr>
          <w:spacing w:val="-2"/>
        </w:rPr>
        <w:t>onclusion:</w:t>
      </w:r>
    </w:p>
    <w:p w14:paraId="2D8CF015" w14:textId="77777777" w:rsidR="009A4DFE" w:rsidRDefault="00DE55D4">
      <w:pPr>
        <w:pStyle w:val="BodyText"/>
        <w:spacing w:before="157" w:line="360" w:lineRule="auto"/>
        <w:ind w:left="1532" w:right="1076"/>
      </w:pPr>
      <w:r>
        <w:t>The 8-Queens problem is a classic Artificial Intelligence search problem. Backtracking combined</w:t>
      </w:r>
      <w:r>
        <w:rPr>
          <w:spacing w:val="-3"/>
        </w:rPr>
        <w:t xml:space="preserve"> </w:t>
      </w:r>
      <w:r>
        <w:t>with</w:t>
      </w:r>
      <w:r>
        <w:rPr>
          <w:spacing w:val="-7"/>
        </w:rPr>
        <w:t xml:space="preserve"> </w:t>
      </w:r>
      <w:r>
        <w:t>Depth-First Search</w:t>
      </w:r>
      <w:r>
        <w:rPr>
          <w:spacing w:val="-7"/>
        </w:rPr>
        <w:t xml:space="preserve"> </w:t>
      </w:r>
      <w:r>
        <w:t>efficiently</w:t>
      </w:r>
      <w:r>
        <w:rPr>
          <w:spacing w:val="-7"/>
        </w:rPr>
        <w:t xml:space="preserve"> </w:t>
      </w:r>
      <w:r>
        <w:t>explores</w:t>
      </w:r>
      <w:r>
        <w:rPr>
          <w:spacing w:val="-9"/>
        </w:rPr>
        <w:t xml:space="preserve"> </w:t>
      </w:r>
      <w:r>
        <w:t>the</w:t>
      </w:r>
      <w:r>
        <w:rPr>
          <w:spacing w:val="-3"/>
        </w:rPr>
        <w:t xml:space="preserve"> </w:t>
      </w:r>
      <w:r>
        <w:t>search</w:t>
      </w:r>
      <w:r>
        <w:rPr>
          <w:spacing w:val="-7"/>
        </w:rPr>
        <w:t xml:space="preserve"> </w:t>
      </w:r>
      <w:r>
        <w:t>space</w:t>
      </w:r>
      <w:r>
        <w:rPr>
          <w:spacing w:val="-3"/>
        </w:rPr>
        <w:t xml:space="preserve"> </w:t>
      </w:r>
      <w:r>
        <w:t>and finds</w:t>
      </w:r>
      <w:r>
        <w:rPr>
          <w:spacing w:val="-4"/>
        </w:rPr>
        <w:t xml:space="preserve"> </w:t>
      </w:r>
      <w:r>
        <w:t>a</w:t>
      </w:r>
      <w:r>
        <w:rPr>
          <w:spacing w:val="-3"/>
        </w:rPr>
        <w:t xml:space="preserve"> </w:t>
      </w:r>
      <w:r>
        <w:t>valid arrangement by eliminating invalid states early.</w:t>
      </w:r>
    </w:p>
    <w:p w14:paraId="12E314DF" w14:textId="77777777" w:rsidR="009A4DFE" w:rsidRDefault="009A4DFE">
      <w:pPr>
        <w:pStyle w:val="BodyText"/>
        <w:spacing w:line="360" w:lineRule="auto"/>
        <w:sectPr w:rsidR="009A4DFE">
          <w:pgSz w:w="11910" w:h="16840"/>
          <w:pgMar w:top="1780" w:right="360" w:bottom="280" w:left="360" w:header="720" w:footer="720" w:gutter="0"/>
          <w:cols w:space="720"/>
        </w:sectPr>
      </w:pPr>
    </w:p>
    <w:p w14:paraId="2CA46E2E" w14:textId="77777777" w:rsidR="009A4DFE" w:rsidRPr="00962DE1" w:rsidRDefault="00DE55D4">
      <w:pPr>
        <w:pStyle w:val="ListParagraph"/>
        <w:numPr>
          <w:ilvl w:val="0"/>
          <w:numId w:val="1"/>
        </w:numPr>
        <w:tabs>
          <w:tab w:val="left" w:pos="1892"/>
        </w:tabs>
        <w:spacing w:before="71" w:line="360" w:lineRule="auto"/>
        <w:ind w:right="1076"/>
        <w:jc w:val="both"/>
        <w:rPr>
          <w:b/>
          <w:bCs/>
          <w:sz w:val="24"/>
        </w:rPr>
      </w:pPr>
      <w:r w:rsidRPr="00962DE1">
        <w:rPr>
          <w:b/>
          <w:bCs/>
          <w:sz w:val="24"/>
        </w:rPr>
        <w:lastRenderedPageBreak/>
        <w:t>A</w:t>
      </w:r>
      <w:r w:rsidRPr="00962DE1">
        <w:rPr>
          <w:b/>
          <w:bCs/>
          <w:spacing w:val="-1"/>
          <w:sz w:val="24"/>
        </w:rPr>
        <w:t xml:space="preserve"> </w:t>
      </w:r>
      <w:r w:rsidRPr="00962DE1">
        <w:rPr>
          <w:b/>
          <w:bCs/>
          <w:sz w:val="24"/>
        </w:rPr>
        <w:t>customer wants to travel from</w:t>
      </w:r>
      <w:r w:rsidRPr="00962DE1">
        <w:rPr>
          <w:b/>
          <w:bCs/>
          <w:spacing w:val="-5"/>
          <w:sz w:val="24"/>
        </w:rPr>
        <w:t xml:space="preserve"> </w:t>
      </w:r>
      <w:r w:rsidRPr="00962DE1">
        <w:rPr>
          <w:b/>
          <w:bCs/>
          <w:sz w:val="24"/>
        </w:rPr>
        <w:t>the one location to another location using OLA</w:t>
      </w:r>
      <w:r w:rsidRPr="00962DE1">
        <w:rPr>
          <w:b/>
          <w:bCs/>
          <w:spacing w:val="-1"/>
          <w:sz w:val="24"/>
        </w:rPr>
        <w:t xml:space="preserve"> </w:t>
      </w:r>
      <w:r w:rsidRPr="00962DE1">
        <w:rPr>
          <w:b/>
          <w:bCs/>
          <w:sz w:val="24"/>
        </w:rPr>
        <w:t>Cab booking mobile application. The customer can</w:t>
      </w:r>
      <w:r w:rsidRPr="00962DE1">
        <w:rPr>
          <w:b/>
          <w:bCs/>
          <w:spacing w:val="-1"/>
          <w:sz w:val="24"/>
        </w:rPr>
        <w:t xml:space="preserve"> </w:t>
      </w:r>
      <w:r w:rsidRPr="00962DE1">
        <w:rPr>
          <w:b/>
          <w:bCs/>
          <w:sz w:val="24"/>
        </w:rPr>
        <w:t>select the any</w:t>
      </w:r>
      <w:r w:rsidRPr="00962DE1">
        <w:rPr>
          <w:b/>
          <w:bCs/>
          <w:spacing w:val="-1"/>
          <w:sz w:val="24"/>
        </w:rPr>
        <w:t xml:space="preserve"> </w:t>
      </w:r>
      <w:r w:rsidRPr="00962DE1">
        <w:rPr>
          <w:b/>
          <w:bCs/>
          <w:sz w:val="24"/>
        </w:rPr>
        <w:t>of</w:t>
      </w:r>
      <w:r w:rsidRPr="00962DE1">
        <w:rPr>
          <w:b/>
          <w:bCs/>
          <w:spacing w:val="-4"/>
          <w:sz w:val="24"/>
        </w:rPr>
        <w:t xml:space="preserve"> </w:t>
      </w:r>
      <w:r w:rsidRPr="00962DE1">
        <w:rPr>
          <w:b/>
          <w:bCs/>
          <w:sz w:val="24"/>
        </w:rPr>
        <w:t>the cab</w:t>
      </w:r>
      <w:r w:rsidRPr="00962DE1">
        <w:rPr>
          <w:b/>
          <w:bCs/>
          <w:spacing w:val="-1"/>
          <w:sz w:val="24"/>
        </w:rPr>
        <w:t xml:space="preserve"> </w:t>
      </w:r>
      <w:r w:rsidRPr="00962DE1">
        <w:rPr>
          <w:b/>
          <w:bCs/>
          <w:sz w:val="24"/>
        </w:rPr>
        <w:t>type as mini, micro, sedan, shared, prime and so on based on his comfort to reach the destination. Identify</w:t>
      </w:r>
      <w:r w:rsidRPr="00962DE1">
        <w:rPr>
          <w:b/>
          <w:bCs/>
          <w:spacing w:val="-12"/>
          <w:sz w:val="24"/>
        </w:rPr>
        <w:t xml:space="preserve"> </w:t>
      </w:r>
      <w:r w:rsidRPr="00962DE1">
        <w:rPr>
          <w:b/>
          <w:bCs/>
          <w:sz w:val="24"/>
        </w:rPr>
        <w:t>what</w:t>
      </w:r>
      <w:r w:rsidRPr="00962DE1">
        <w:rPr>
          <w:b/>
          <w:bCs/>
          <w:spacing w:val="-2"/>
          <w:sz w:val="24"/>
        </w:rPr>
        <w:t xml:space="preserve"> </w:t>
      </w:r>
      <w:r w:rsidRPr="00962DE1">
        <w:rPr>
          <w:b/>
          <w:bCs/>
          <w:sz w:val="24"/>
        </w:rPr>
        <w:t>type</w:t>
      </w:r>
      <w:r w:rsidRPr="00962DE1">
        <w:rPr>
          <w:b/>
          <w:bCs/>
          <w:spacing w:val="-8"/>
          <w:sz w:val="24"/>
        </w:rPr>
        <w:t xml:space="preserve"> </w:t>
      </w:r>
      <w:r w:rsidRPr="00962DE1">
        <w:rPr>
          <w:b/>
          <w:bCs/>
          <w:sz w:val="24"/>
        </w:rPr>
        <w:t>of</w:t>
      </w:r>
      <w:r w:rsidRPr="00962DE1">
        <w:rPr>
          <w:b/>
          <w:bCs/>
          <w:spacing w:val="-15"/>
          <w:sz w:val="24"/>
        </w:rPr>
        <w:t xml:space="preserve"> </w:t>
      </w:r>
      <w:r w:rsidRPr="00962DE1">
        <w:rPr>
          <w:b/>
          <w:bCs/>
          <w:sz w:val="24"/>
        </w:rPr>
        <w:t>problem-solving</w:t>
      </w:r>
      <w:r w:rsidRPr="00962DE1">
        <w:rPr>
          <w:b/>
          <w:bCs/>
          <w:spacing w:val="-7"/>
          <w:sz w:val="24"/>
        </w:rPr>
        <w:t xml:space="preserve"> </w:t>
      </w:r>
      <w:r w:rsidRPr="00962DE1">
        <w:rPr>
          <w:b/>
          <w:bCs/>
          <w:sz w:val="24"/>
        </w:rPr>
        <w:t>agent</w:t>
      </w:r>
      <w:r w:rsidRPr="00962DE1">
        <w:rPr>
          <w:b/>
          <w:bCs/>
          <w:spacing w:val="-2"/>
          <w:sz w:val="24"/>
        </w:rPr>
        <w:t xml:space="preserve"> </w:t>
      </w:r>
      <w:r w:rsidRPr="00962DE1">
        <w:rPr>
          <w:b/>
          <w:bCs/>
          <w:sz w:val="24"/>
        </w:rPr>
        <w:t>can</w:t>
      </w:r>
      <w:r w:rsidRPr="00962DE1">
        <w:rPr>
          <w:b/>
          <w:bCs/>
          <w:spacing w:val="-7"/>
          <w:sz w:val="24"/>
        </w:rPr>
        <w:t xml:space="preserve"> </w:t>
      </w:r>
      <w:r w:rsidRPr="00962DE1">
        <w:rPr>
          <w:b/>
          <w:bCs/>
          <w:sz w:val="24"/>
        </w:rPr>
        <w:t>be</w:t>
      </w:r>
      <w:r w:rsidRPr="00962DE1">
        <w:rPr>
          <w:b/>
          <w:bCs/>
          <w:spacing w:val="-3"/>
          <w:sz w:val="24"/>
        </w:rPr>
        <w:t xml:space="preserve"> </w:t>
      </w:r>
      <w:r w:rsidRPr="00962DE1">
        <w:rPr>
          <w:b/>
          <w:bCs/>
          <w:sz w:val="24"/>
        </w:rPr>
        <w:t>used</w:t>
      </w:r>
      <w:r w:rsidRPr="00962DE1">
        <w:rPr>
          <w:b/>
          <w:bCs/>
          <w:spacing w:val="-7"/>
          <w:sz w:val="24"/>
        </w:rPr>
        <w:t xml:space="preserve"> </w:t>
      </w:r>
      <w:r w:rsidRPr="00962DE1">
        <w:rPr>
          <w:b/>
          <w:bCs/>
          <w:sz w:val="24"/>
        </w:rPr>
        <w:t>and</w:t>
      </w:r>
      <w:r w:rsidRPr="00962DE1">
        <w:rPr>
          <w:b/>
          <w:bCs/>
          <w:spacing w:val="-7"/>
          <w:sz w:val="24"/>
        </w:rPr>
        <w:t xml:space="preserve"> </w:t>
      </w:r>
      <w:r w:rsidRPr="00962DE1">
        <w:rPr>
          <w:b/>
          <w:bCs/>
          <w:sz w:val="24"/>
        </w:rPr>
        <w:t>write</w:t>
      </w:r>
      <w:r w:rsidRPr="00962DE1">
        <w:rPr>
          <w:b/>
          <w:bCs/>
          <w:spacing w:val="-8"/>
          <w:sz w:val="24"/>
        </w:rPr>
        <w:t xml:space="preserve"> </w:t>
      </w:r>
      <w:r w:rsidRPr="00962DE1">
        <w:rPr>
          <w:b/>
          <w:bCs/>
          <w:sz w:val="24"/>
        </w:rPr>
        <w:t>the</w:t>
      </w:r>
      <w:r w:rsidRPr="00962DE1">
        <w:rPr>
          <w:b/>
          <w:bCs/>
          <w:spacing w:val="-8"/>
          <w:sz w:val="24"/>
        </w:rPr>
        <w:t xml:space="preserve"> </w:t>
      </w:r>
      <w:r w:rsidRPr="00962DE1">
        <w:rPr>
          <w:b/>
          <w:bCs/>
          <w:sz w:val="24"/>
        </w:rPr>
        <w:t>pseudocode</w:t>
      </w:r>
      <w:r w:rsidRPr="00962DE1">
        <w:rPr>
          <w:b/>
          <w:bCs/>
          <w:spacing w:val="-8"/>
          <w:sz w:val="24"/>
        </w:rPr>
        <w:t xml:space="preserve"> </w:t>
      </w:r>
      <w:r w:rsidRPr="00962DE1">
        <w:rPr>
          <w:b/>
          <w:bCs/>
          <w:sz w:val="24"/>
        </w:rPr>
        <w:t>for the above problem.</w:t>
      </w:r>
    </w:p>
    <w:p w14:paraId="3B2392E8" w14:textId="77777777" w:rsidR="009A4DFE" w:rsidRPr="00962DE1" w:rsidRDefault="009A4DFE">
      <w:pPr>
        <w:pStyle w:val="BodyText"/>
        <w:spacing w:before="215"/>
        <w:rPr>
          <w:b/>
          <w:bCs/>
        </w:rPr>
      </w:pPr>
    </w:p>
    <w:p w14:paraId="5EC7B0F6" w14:textId="77777777" w:rsidR="009A4DFE" w:rsidRDefault="00DE55D4">
      <w:pPr>
        <w:pStyle w:val="Heading3"/>
      </w:pPr>
      <w:r>
        <w:rPr>
          <w:spacing w:val="-4"/>
        </w:rPr>
        <w:t>Aim:</w:t>
      </w:r>
    </w:p>
    <w:p w14:paraId="2DDCAFAD" w14:textId="77777777" w:rsidR="009A4DFE" w:rsidRDefault="00DE55D4">
      <w:pPr>
        <w:pStyle w:val="BodyText"/>
        <w:spacing w:before="157" w:line="360" w:lineRule="auto"/>
        <w:ind w:left="1080" w:right="1076"/>
      </w:pPr>
      <w:r>
        <w:t>To</w:t>
      </w:r>
      <w:r>
        <w:rPr>
          <w:spacing w:val="-1"/>
        </w:rPr>
        <w:t xml:space="preserve"> </w:t>
      </w:r>
      <w:r>
        <w:t>identify</w:t>
      </w:r>
      <w:r>
        <w:rPr>
          <w:spacing w:val="-11"/>
        </w:rPr>
        <w:t xml:space="preserve"> </w:t>
      </w:r>
      <w:r>
        <w:t>the</w:t>
      </w:r>
      <w:r>
        <w:rPr>
          <w:spacing w:val="-2"/>
        </w:rPr>
        <w:t xml:space="preserve"> </w:t>
      </w:r>
      <w:r>
        <w:t>type</w:t>
      </w:r>
      <w:r>
        <w:rPr>
          <w:spacing w:val="-2"/>
        </w:rPr>
        <w:t xml:space="preserve"> </w:t>
      </w:r>
      <w:r>
        <w:t>of</w:t>
      </w:r>
      <w:r>
        <w:rPr>
          <w:spacing w:val="-9"/>
        </w:rPr>
        <w:t xml:space="preserve"> </w:t>
      </w:r>
      <w:r>
        <w:t>problem-solving</w:t>
      </w:r>
      <w:r>
        <w:rPr>
          <w:spacing w:val="-1"/>
        </w:rPr>
        <w:t xml:space="preserve"> </w:t>
      </w:r>
      <w:r>
        <w:t>agent used</w:t>
      </w:r>
      <w:r>
        <w:rPr>
          <w:spacing w:val="-1"/>
        </w:rPr>
        <w:t xml:space="preserve"> </w:t>
      </w:r>
      <w:r>
        <w:t>in</w:t>
      </w:r>
      <w:r>
        <w:rPr>
          <w:spacing w:val="-6"/>
        </w:rPr>
        <w:t xml:space="preserve"> </w:t>
      </w:r>
      <w:r>
        <w:t>an</w:t>
      </w:r>
      <w:r>
        <w:rPr>
          <w:spacing w:val="-6"/>
        </w:rPr>
        <w:t xml:space="preserve"> </w:t>
      </w:r>
      <w:r>
        <w:t>OLA</w:t>
      </w:r>
      <w:r>
        <w:rPr>
          <w:spacing w:val="-7"/>
        </w:rPr>
        <w:t xml:space="preserve"> </w:t>
      </w:r>
      <w:r>
        <w:t>Cab</w:t>
      </w:r>
      <w:r>
        <w:rPr>
          <w:spacing w:val="-6"/>
        </w:rPr>
        <w:t xml:space="preserve"> </w:t>
      </w:r>
      <w:r>
        <w:t>Booking</w:t>
      </w:r>
      <w:r>
        <w:rPr>
          <w:spacing w:val="-1"/>
        </w:rPr>
        <w:t xml:space="preserve"> </w:t>
      </w:r>
      <w:r>
        <w:t>application</w:t>
      </w:r>
      <w:r>
        <w:rPr>
          <w:spacing w:val="-6"/>
        </w:rPr>
        <w:t xml:space="preserve"> </w:t>
      </w:r>
      <w:r>
        <w:t>and develop pseudocode for the cab selection process.</w:t>
      </w:r>
    </w:p>
    <w:p w14:paraId="064C3F51" w14:textId="77777777" w:rsidR="009A4DFE" w:rsidRDefault="00DE55D4">
      <w:pPr>
        <w:pStyle w:val="Heading3"/>
        <w:spacing w:before="3"/>
      </w:pPr>
      <w:r>
        <w:t>Problem</w:t>
      </w:r>
      <w:r>
        <w:rPr>
          <w:spacing w:val="-11"/>
        </w:rPr>
        <w:t xml:space="preserve"> </w:t>
      </w:r>
      <w:r>
        <w:rPr>
          <w:spacing w:val="-2"/>
        </w:rPr>
        <w:t>Statement:</w:t>
      </w:r>
    </w:p>
    <w:p w14:paraId="3625B422" w14:textId="77777777" w:rsidR="009A4DFE" w:rsidRDefault="00DE55D4">
      <w:pPr>
        <w:pStyle w:val="BodyText"/>
        <w:spacing w:before="158" w:line="360" w:lineRule="auto"/>
        <w:ind w:left="1080" w:right="1303"/>
        <w:jc w:val="both"/>
      </w:pPr>
      <w:r>
        <w:t>A</w:t>
      </w:r>
      <w:r>
        <w:rPr>
          <w:spacing w:val="-5"/>
        </w:rPr>
        <w:t xml:space="preserve"> </w:t>
      </w:r>
      <w:r>
        <w:t>customer wants</w:t>
      </w:r>
      <w:r>
        <w:rPr>
          <w:spacing w:val="-6"/>
        </w:rPr>
        <w:t xml:space="preserve"> </w:t>
      </w:r>
      <w:r>
        <w:t>to travel</w:t>
      </w:r>
      <w:r>
        <w:rPr>
          <w:spacing w:val="-4"/>
        </w:rPr>
        <w:t xml:space="preserve"> </w:t>
      </w:r>
      <w:r>
        <w:t>from</w:t>
      </w:r>
      <w:r>
        <w:rPr>
          <w:spacing w:val="-8"/>
        </w:rPr>
        <w:t xml:space="preserve"> </w:t>
      </w:r>
      <w:r>
        <w:t>one location</w:t>
      </w:r>
      <w:r>
        <w:rPr>
          <w:spacing w:val="-4"/>
        </w:rPr>
        <w:t xml:space="preserve"> </w:t>
      </w:r>
      <w:r>
        <w:t>to another using the OLA mobile application. The</w:t>
      </w:r>
      <w:r>
        <w:rPr>
          <w:spacing w:val="-3"/>
        </w:rPr>
        <w:t xml:space="preserve"> </w:t>
      </w:r>
      <w:r>
        <w:t>customer</w:t>
      </w:r>
      <w:r>
        <w:rPr>
          <w:spacing w:val="-1"/>
        </w:rPr>
        <w:t xml:space="preserve"> </w:t>
      </w:r>
      <w:r>
        <w:t>can</w:t>
      </w:r>
      <w:r>
        <w:rPr>
          <w:spacing w:val="-7"/>
        </w:rPr>
        <w:t xml:space="preserve"> </w:t>
      </w:r>
      <w:r>
        <w:t>choose</w:t>
      </w:r>
      <w:r>
        <w:rPr>
          <w:spacing w:val="-3"/>
        </w:rPr>
        <w:t xml:space="preserve"> </w:t>
      </w:r>
      <w:r>
        <w:t>a</w:t>
      </w:r>
      <w:r>
        <w:rPr>
          <w:spacing w:val="-3"/>
        </w:rPr>
        <w:t xml:space="preserve"> </w:t>
      </w:r>
      <w:r>
        <w:t>cab</w:t>
      </w:r>
      <w:r>
        <w:rPr>
          <w:spacing w:val="-7"/>
        </w:rPr>
        <w:t xml:space="preserve"> </w:t>
      </w:r>
      <w:r>
        <w:t>type</w:t>
      </w:r>
      <w:r>
        <w:rPr>
          <w:spacing w:val="-3"/>
        </w:rPr>
        <w:t xml:space="preserve"> </w:t>
      </w:r>
      <w:r>
        <w:t>such</w:t>
      </w:r>
      <w:r>
        <w:rPr>
          <w:spacing w:val="-7"/>
        </w:rPr>
        <w:t xml:space="preserve"> </w:t>
      </w:r>
      <w:r>
        <w:t>as</w:t>
      </w:r>
      <w:r>
        <w:rPr>
          <w:spacing w:val="-4"/>
        </w:rPr>
        <w:t xml:space="preserve"> </w:t>
      </w:r>
      <w:r>
        <w:t>Mini, Micro,</w:t>
      </w:r>
      <w:r>
        <w:rPr>
          <w:spacing w:val="-5"/>
        </w:rPr>
        <w:t xml:space="preserve"> </w:t>
      </w:r>
      <w:r>
        <w:t>Sedan, Shared,</w:t>
      </w:r>
      <w:r>
        <w:rPr>
          <w:spacing w:val="-5"/>
        </w:rPr>
        <w:t xml:space="preserve"> </w:t>
      </w:r>
      <w:r>
        <w:t>or</w:t>
      </w:r>
      <w:r>
        <w:rPr>
          <w:spacing w:val="-5"/>
        </w:rPr>
        <w:t xml:space="preserve"> </w:t>
      </w:r>
      <w:r>
        <w:t>Prime</w:t>
      </w:r>
      <w:r>
        <w:rPr>
          <w:spacing w:val="-3"/>
        </w:rPr>
        <w:t xml:space="preserve"> </w:t>
      </w:r>
      <w:r>
        <w:t>based</w:t>
      </w:r>
      <w:r>
        <w:rPr>
          <w:spacing w:val="-2"/>
        </w:rPr>
        <w:t xml:space="preserve"> </w:t>
      </w:r>
      <w:r>
        <w:t>on comfort, availability, and fare.</w:t>
      </w:r>
    </w:p>
    <w:p w14:paraId="5F7C4E8C" w14:textId="77777777" w:rsidR="009A4DFE" w:rsidRDefault="00DE55D4">
      <w:pPr>
        <w:pStyle w:val="Heading3"/>
        <w:spacing w:before="7"/>
      </w:pPr>
      <w:r>
        <w:t>Type</w:t>
      </w:r>
      <w:r>
        <w:rPr>
          <w:spacing w:val="-10"/>
        </w:rPr>
        <w:t xml:space="preserve"> </w:t>
      </w:r>
      <w:r>
        <w:t>of</w:t>
      </w:r>
      <w:r>
        <w:rPr>
          <w:spacing w:val="-7"/>
        </w:rPr>
        <w:t xml:space="preserve"> </w:t>
      </w:r>
      <w:r>
        <w:t>Problem-Solving</w:t>
      </w:r>
      <w:r>
        <w:rPr>
          <w:spacing w:val="-10"/>
        </w:rPr>
        <w:t xml:space="preserve"> </w:t>
      </w:r>
      <w:r>
        <w:rPr>
          <w:spacing w:val="-2"/>
        </w:rPr>
        <w:t>Agent:</w:t>
      </w:r>
    </w:p>
    <w:p w14:paraId="3EDE34AA" w14:textId="77777777" w:rsidR="009A4DFE" w:rsidRDefault="00DE55D4">
      <w:pPr>
        <w:pStyle w:val="Heading5"/>
        <w:spacing w:before="157"/>
      </w:pPr>
      <w:r>
        <w:rPr>
          <w:spacing w:val="-2"/>
        </w:rPr>
        <w:t>Reason:</w:t>
      </w:r>
    </w:p>
    <w:p w14:paraId="6D97357F" w14:textId="77777777" w:rsidR="009A4DFE" w:rsidRDefault="00DE55D4">
      <w:pPr>
        <w:pStyle w:val="ListParagraph"/>
        <w:numPr>
          <w:ilvl w:val="0"/>
          <w:numId w:val="3"/>
        </w:numPr>
        <w:tabs>
          <w:tab w:val="left" w:pos="1223"/>
        </w:tabs>
        <w:spacing w:before="133"/>
        <w:ind w:left="1223" w:hanging="143"/>
        <w:rPr>
          <w:sz w:val="24"/>
        </w:rPr>
      </w:pPr>
      <w:r>
        <w:rPr>
          <w:sz w:val="24"/>
        </w:rPr>
        <w:t>The</w:t>
      </w:r>
      <w:r>
        <w:rPr>
          <w:spacing w:val="-3"/>
          <w:sz w:val="24"/>
        </w:rPr>
        <w:t xml:space="preserve"> </w:t>
      </w:r>
      <w:r>
        <w:rPr>
          <w:sz w:val="24"/>
        </w:rPr>
        <w:t>goal</w:t>
      </w:r>
      <w:r>
        <w:rPr>
          <w:spacing w:val="-4"/>
          <w:sz w:val="24"/>
        </w:rPr>
        <w:t xml:space="preserve"> </w:t>
      </w:r>
      <w:r>
        <w:rPr>
          <w:sz w:val="24"/>
        </w:rPr>
        <w:t>is</w:t>
      </w:r>
      <w:r>
        <w:rPr>
          <w:spacing w:val="-2"/>
          <w:sz w:val="24"/>
        </w:rPr>
        <w:t xml:space="preserve"> </w:t>
      </w:r>
      <w:r>
        <w:rPr>
          <w:sz w:val="24"/>
        </w:rPr>
        <w:t>to</w:t>
      </w:r>
      <w:r>
        <w:rPr>
          <w:spacing w:val="-4"/>
          <w:sz w:val="24"/>
        </w:rPr>
        <w:t xml:space="preserve"> </w:t>
      </w:r>
      <w:r>
        <w:rPr>
          <w:sz w:val="24"/>
        </w:rPr>
        <w:t>transport</w:t>
      </w:r>
      <w:r>
        <w:rPr>
          <w:spacing w:val="-3"/>
          <w:sz w:val="24"/>
        </w:rPr>
        <w:t xml:space="preserve"> </w:t>
      </w:r>
      <w:r>
        <w:rPr>
          <w:sz w:val="24"/>
        </w:rPr>
        <w:t>the customer</w:t>
      </w:r>
      <w:r>
        <w:rPr>
          <w:spacing w:val="2"/>
          <w:sz w:val="24"/>
        </w:rPr>
        <w:t xml:space="preserve"> </w:t>
      </w:r>
      <w:r>
        <w:rPr>
          <w:sz w:val="24"/>
        </w:rPr>
        <w:t>safely</w:t>
      </w:r>
      <w:r>
        <w:rPr>
          <w:spacing w:val="-8"/>
          <w:sz w:val="24"/>
        </w:rPr>
        <w:t xml:space="preserve"> </w:t>
      </w:r>
      <w:r>
        <w:rPr>
          <w:sz w:val="24"/>
        </w:rPr>
        <w:t>to</w:t>
      </w:r>
      <w:r>
        <w:rPr>
          <w:spacing w:val="1"/>
          <w:sz w:val="24"/>
        </w:rPr>
        <w:t xml:space="preserve"> </w:t>
      </w:r>
      <w:r>
        <w:rPr>
          <w:sz w:val="24"/>
        </w:rPr>
        <w:t xml:space="preserve">the </w:t>
      </w:r>
      <w:r>
        <w:rPr>
          <w:spacing w:val="-2"/>
          <w:sz w:val="24"/>
        </w:rPr>
        <w:t>destination.</w:t>
      </w:r>
    </w:p>
    <w:p w14:paraId="5CEC3DE0" w14:textId="77777777" w:rsidR="009A4DFE" w:rsidRDefault="00DE55D4">
      <w:pPr>
        <w:pStyle w:val="ListParagraph"/>
        <w:numPr>
          <w:ilvl w:val="0"/>
          <w:numId w:val="3"/>
        </w:numPr>
        <w:tabs>
          <w:tab w:val="left" w:pos="1223"/>
        </w:tabs>
        <w:spacing w:before="141"/>
        <w:ind w:left="1223" w:hanging="143"/>
        <w:rPr>
          <w:sz w:val="24"/>
        </w:rPr>
      </w:pPr>
      <w:r>
        <w:rPr>
          <w:sz w:val="24"/>
        </w:rPr>
        <w:t>The</w:t>
      </w:r>
      <w:r>
        <w:rPr>
          <w:spacing w:val="-3"/>
          <w:sz w:val="24"/>
        </w:rPr>
        <w:t xml:space="preserve"> </w:t>
      </w:r>
      <w:r>
        <w:rPr>
          <w:sz w:val="24"/>
        </w:rPr>
        <w:t>agent</w:t>
      </w:r>
      <w:r>
        <w:rPr>
          <w:spacing w:val="2"/>
          <w:sz w:val="24"/>
        </w:rPr>
        <w:t xml:space="preserve"> </w:t>
      </w:r>
      <w:r>
        <w:rPr>
          <w:sz w:val="24"/>
        </w:rPr>
        <w:t>evaluates</w:t>
      </w:r>
      <w:r>
        <w:rPr>
          <w:spacing w:val="-5"/>
          <w:sz w:val="24"/>
        </w:rPr>
        <w:t xml:space="preserve"> </w:t>
      </w:r>
      <w:r>
        <w:rPr>
          <w:sz w:val="24"/>
        </w:rPr>
        <w:t>available</w:t>
      </w:r>
      <w:r>
        <w:rPr>
          <w:spacing w:val="-3"/>
          <w:sz w:val="24"/>
        </w:rPr>
        <w:t xml:space="preserve"> </w:t>
      </w:r>
      <w:r>
        <w:rPr>
          <w:sz w:val="24"/>
        </w:rPr>
        <w:t>cab</w:t>
      </w:r>
      <w:r>
        <w:rPr>
          <w:spacing w:val="-6"/>
          <w:sz w:val="24"/>
        </w:rPr>
        <w:t xml:space="preserve"> </w:t>
      </w:r>
      <w:r>
        <w:rPr>
          <w:spacing w:val="-2"/>
          <w:sz w:val="24"/>
        </w:rPr>
        <w:t>options.</w:t>
      </w:r>
    </w:p>
    <w:p w14:paraId="6E0E9436" w14:textId="77777777" w:rsidR="009A4DFE" w:rsidRDefault="00DE55D4">
      <w:pPr>
        <w:pStyle w:val="ListParagraph"/>
        <w:numPr>
          <w:ilvl w:val="0"/>
          <w:numId w:val="3"/>
        </w:numPr>
        <w:tabs>
          <w:tab w:val="left" w:pos="1223"/>
        </w:tabs>
        <w:spacing w:before="137" w:line="360" w:lineRule="auto"/>
        <w:ind w:right="1389" w:firstLine="0"/>
        <w:rPr>
          <w:sz w:val="24"/>
        </w:rPr>
      </w:pPr>
      <w:r>
        <w:rPr>
          <w:sz w:val="24"/>
        </w:rPr>
        <w:t>It</w:t>
      </w:r>
      <w:r>
        <w:rPr>
          <w:spacing w:val="-3"/>
          <w:sz w:val="24"/>
        </w:rPr>
        <w:t xml:space="preserve"> </w:t>
      </w:r>
      <w:r>
        <w:rPr>
          <w:sz w:val="24"/>
        </w:rPr>
        <w:t>selects</w:t>
      </w:r>
      <w:r>
        <w:rPr>
          <w:spacing w:val="-6"/>
          <w:sz w:val="24"/>
        </w:rPr>
        <w:t xml:space="preserve"> </w:t>
      </w:r>
      <w:r>
        <w:rPr>
          <w:sz w:val="24"/>
        </w:rPr>
        <w:t>the</w:t>
      </w:r>
      <w:r>
        <w:rPr>
          <w:spacing w:val="-4"/>
          <w:sz w:val="24"/>
        </w:rPr>
        <w:t xml:space="preserve"> </w:t>
      </w:r>
      <w:r>
        <w:rPr>
          <w:sz w:val="24"/>
        </w:rPr>
        <w:t>best</w:t>
      </w:r>
      <w:r>
        <w:rPr>
          <w:spacing w:val="-3"/>
          <w:sz w:val="24"/>
        </w:rPr>
        <w:t xml:space="preserve"> </w:t>
      </w:r>
      <w:r>
        <w:rPr>
          <w:sz w:val="24"/>
        </w:rPr>
        <w:t>option</w:t>
      </w:r>
      <w:r>
        <w:rPr>
          <w:spacing w:val="-3"/>
          <w:sz w:val="24"/>
        </w:rPr>
        <w:t xml:space="preserve"> </w:t>
      </w:r>
      <w:r>
        <w:rPr>
          <w:sz w:val="24"/>
        </w:rPr>
        <w:t>based</w:t>
      </w:r>
      <w:r>
        <w:rPr>
          <w:spacing w:val="-3"/>
          <w:sz w:val="24"/>
        </w:rPr>
        <w:t xml:space="preserve"> </w:t>
      </w:r>
      <w:r>
        <w:rPr>
          <w:sz w:val="24"/>
        </w:rPr>
        <w:t>on</w:t>
      </w:r>
      <w:r>
        <w:rPr>
          <w:spacing w:val="-8"/>
          <w:sz w:val="24"/>
        </w:rPr>
        <w:t xml:space="preserve"> </w:t>
      </w:r>
      <w:r>
        <w:rPr>
          <w:sz w:val="24"/>
        </w:rPr>
        <w:t>user</w:t>
      </w:r>
      <w:r>
        <w:rPr>
          <w:spacing w:val="-2"/>
          <w:sz w:val="24"/>
        </w:rPr>
        <w:t xml:space="preserve"> </w:t>
      </w:r>
      <w:r>
        <w:rPr>
          <w:sz w:val="24"/>
        </w:rPr>
        <w:t>preferences</w:t>
      </w:r>
      <w:r>
        <w:rPr>
          <w:spacing w:val="-6"/>
          <w:sz w:val="24"/>
        </w:rPr>
        <w:t xml:space="preserve"> </w:t>
      </w:r>
      <w:r>
        <w:rPr>
          <w:sz w:val="24"/>
        </w:rPr>
        <w:t>such</w:t>
      </w:r>
      <w:r>
        <w:rPr>
          <w:spacing w:val="-8"/>
          <w:sz w:val="24"/>
        </w:rPr>
        <w:t xml:space="preserve"> </w:t>
      </w:r>
      <w:r>
        <w:rPr>
          <w:sz w:val="24"/>
        </w:rPr>
        <w:t>as</w:t>
      </w:r>
      <w:r>
        <w:rPr>
          <w:spacing w:val="-2"/>
          <w:sz w:val="24"/>
        </w:rPr>
        <w:t xml:space="preserve"> </w:t>
      </w:r>
      <w:r>
        <w:rPr>
          <w:sz w:val="24"/>
        </w:rPr>
        <w:t>fare,</w:t>
      </w:r>
      <w:r>
        <w:rPr>
          <w:spacing w:val="-2"/>
          <w:sz w:val="24"/>
        </w:rPr>
        <w:t xml:space="preserve"> </w:t>
      </w:r>
      <w:r>
        <w:rPr>
          <w:sz w:val="24"/>
        </w:rPr>
        <w:t>comfort,</w:t>
      </w:r>
      <w:r>
        <w:rPr>
          <w:spacing w:val="-6"/>
          <w:sz w:val="24"/>
        </w:rPr>
        <w:t xml:space="preserve"> </w:t>
      </w:r>
      <w:r>
        <w:rPr>
          <w:sz w:val="24"/>
        </w:rPr>
        <w:t>availability,</w:t>
      </w:r>
      <w:r>
        <w:rPr>
          <w:spacing w:val="-2"/>
          <w:sz w:val="24"/>
        </w:rPr>
        <w:t xml:space="preserve"> </w:t>
      </w:r>
      <w:r>
        <w:rPr>
          <w:sz w:val="24"/>
        </w:rPr>
        <w:t>and estimated arrival time.</w:t>
      </w:r>
    </w:p>
    <w:p w14:paraId="4058D3A7" w14:textId="77777777" w:rsidR="009A4DFE" w:rsidRDefault="00DE55D4">
      <w:pPr>
        <w:pStyle w:val="ListParagraph"/>
        <w:numPr>
          <w:ilvl w:val="0"/>
          <w:numId w:val="3"/>
        </w:numPr>
        <w:tabs>
          <w:tab w:val="left" w:pos="1223"/>
        </w:tabs>
        <w:spacing w:line="274" w:lineRule="exact"/>
        <w:ind w:left="1223" w:hanging="143"/>
        <w:rPr>
          <w:sz w:val="24"/>
        </w:rPr>
      </w:pPr>
      <w:r>
        <w:rPr>
          <w:sz w:val="24"/>
        </w:rPr>
        <w:t>It</w:t>
      </w:r>
      <w:r>
        <w:rPr>
          <w:spacing w:val="-1"/>
          <w:sz w:val="24"/>
        </w:rPr>
        <w:t xml:space="preserve"> </w:t>
      </w:r>
      <w:r>
        <w:rPr>
          <w:sz w:val="24"/>
        </w:rPr>
        <w:t>plans</w:t>
      </w:r>
      <w:r>
        <w:rPr>
          <w:spacing w:val="-2"/>
          <w:sz w:val="24"/>
        </w:rPr>
        <w:t xml:space="preserve"> </w:t>
      </w:r>
      <w:r>
        <w:rPr>
          <w:sz w:val="24"/>
        </w:rPr>
        <w:t>the</w:t>
      </w:r>
      <w:r>
        <w:rPr>
          <w:spacing w:val="-1"/>
          <w:sz w:val="24"/>
        </w:rPr>
        <w:t xml:space="preserve"> </w:t>
      </w:r>
      <w:r>
        <w:rPr>
          <w:sz w:val="24"/>
        </w:rPr>
        <w:t>route</w:t>
      </w:r>
      <w:r>
        <w:rPr>
          <w:spacing w:val="-2"/>
          <w:sz w:val="24"/>
        </w:rPr>
        <w:t xml:space="preserve"> </w:t>
      </w:r>
      <w:r>
        <w:rPr>
          <w:sz w:val="24"/>
        </w:rPr>
        <w:t>and completes</w:t>
      </w:r>
      <w:r>
        <w:rPr>
          <w:spacing w:val="-3"/>
          <w:sz w:val="24"/>
        </w:rPr>
        <w:t xml:space="preserve"> </w:t>
      </w:r>
      <w:r>
        <w:rPr>
          <w:sz w:val="24"/>
        </w:rPr>
        <w:t>the</w:t>
      </w:r>
      <w:r>
        <w:rPr>
          <w:spacing w:val="-1"/>
          <w:sz w:val="24"/>
        </w:rPr>
        <w:t xml:space="preserve"> </w:t>
      </w:r>
      <w:r>
        <w:rPr>
          <w:spacing w:val="-2"/>
          <w:sz w:val="24"/>
        </w:rPr>
        <w:t>booking.</w:t>
      </w:r>
    </w:p>
    <w:p w14:paraId="2ABC8735" w14:textId="77777777" w:rsidR="009A4DFE" w:rsidRDefault="009A4DFE">
      <w:pPr>
        <w:pStyle w:val="BodyText"/>
      </w:pPr>
    </w:p>
    <w:p w14:paraId="7ECA4461" w14:textId="77777777" w:rsidR="009A4DFE" w:rsidRDefault="00DE55D4">
      <w:pPr>
        <w:pStyle w:val="Heading3"/>
      </w:pPr>
      <w:r>
        <w:t>Problem</w:t>
      </w:r>
      <w:r>
        <w:rPr>
          <w:spacing w:val="-11"/>
        </w:rPr>
        <w:t xml:space="preserve"> </w:t>
      </w:r>
      <w:r>
        <w:rPr>
          <w:spacing w:val="-2"/>
        </w:rPr>
        <w:t>Components</w:t>
      </w:r>
    </w:p>
    <w:p w14:paraId="30AE3054" w14:textId="77777777" w:rsidR="009A4DFE" w:rsidRDefault="009A4DFE">
      <w:pPr>
        <w:pStyle w:val="BodyText"/>
        <w:spacing w:before="4" w:after="1"/>
        <w:rPr>
          <w:b/>
          <w:sz w:val="14"/>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9A4DFE" w14:paraId="188CE353" w14:textId="77777777">
        <w:trPr>
          <w:trHeight w:val="422"/>
        </w:trPr>
        <w:tc>
          <w:tcPr>
            <w:tcW w:w="4322" w:type="dxa"/>
          </w:tcPr>
          <w:p w14:paraId="2580E05B" w14:textId="77777777" w:rsidR="009A4DFE" w:rsidRDefault="00DE55D4">
            <w:pPr>
              <w:pStyle w:val="TableParagraph"/>
              <w:spacing w:before="2"/>
              <w:ind w:left="20" w:right="5"/>
              <w:jc w:val="center"/>
              <w:rPr>
                <w:rFonts w:ascii="Cambria"/>
                <w:b/>
                <w:sz w:val="24"/>
              </w:rPr>
            </w:pPr>
            <w:r>
              <w:rPr>
                <w:rFonts w:ascii="Cambria"/>
                <w:b/>
                <w:spacing w:val="-2"/>
                <w:sz w:val="24"/>
              </w:rPr>
              <w:t>Component</w:t>
            </w:r>
          </w:p>
        </w:tc>
        <w:tc>
          <w:tcPr>
            <w:tcW w:w="4322" w:type="dxa"/>
          </w:tcPr>
          <w:p w14:paraId="5C2BD4BB" w14:textId="77777777" w:rsidR="009A4DFE" w:rsidRDefault="00DE55D4">
            <w:pPr>
              <w:pStyle w:val="TableParagraph"/>
              <w:spacing w:before="2"/>
              <w:ind w:left="20" w:right="7"/>
              <w:jc w:val="center"/>
              <w:rPr>
                <w:rFonts w:ascii="Cambria"/>
                <w:b/>
                <w:sz w:val="24"/>
              </w:rPr>
            </w:pPr>
            <w:r>
              <w:rPr>
                <w:rFonts w:ascii="Cambria"/>
                <w:b/>
                <w:spacing w:val="-2"/>
                <w:sz w:val="24"/>
              </w:rPr>
              <w:t>Description</w:t>
            </w:r>
          </w:p>
        </w:tc>
      </w:tr>
      <w:tr w:rsidR="009A4DFE" w14:paraId="53487D53" w14:textId="77777777">
        <w:trPr>
          <w:trHeight w:val="422"/>
        </w:trPr>
        <w:tc>
          <w:tcPr>
            <w:tcW w:w="4322" w:type="dxa"/>
          </w:tcPr>
          <w:p w14:paraId="6FF9B560" w14:textId="77777777" w:rsidR="009A4DFE" w:rsidRDefault="00DE55D4">
            <w:pPr>
              <w:pStyle w:val="TableParagraph"/>
              <w:spacing w:before="2"/>
              <w:ind w:left="20" w:right="5"/>
              <w:jc w:val="center"/>
              <w:rPr>
                <w:rFonts w:ascii="Cambria"/>
                <w:sz w:val="24"/>
              </w:rPr>
            </w:pPr>
            <w:r>
              <w:rPr>
                <w:rFonts w:ascii="Cambria"/>
                <w:sz w:val="24"/>
              </w:rPr>
              <w:t>Initial</w:t>
            </w:r>
            <w:r>
              <w:rPr>
                <w:rFonts w:ascii="Cambria"/>
                <w:spacing w:val="-5"/>
                <w:sz w:val="24"/>
              </w:rPr>
              <w:t xml:space="preserve"> </w:t>
            </w:r>
            <w:r>
              <w:rPr>
                <w:rFonts w:ascii="Cambria"/>
                <w:spacing w:val="-2"/>
                <w:sz w:val="24"/>
              </w:rPr>
              <w:t>State</w:t>
            </w:r>
          </w:p>
        </w:tc>
        <w:tc>
          <w:tcPr>
            <w:tcW w:w="4322" w:type="dxa"/>
          </w:tcPr>
          <w:p w14:paraId="59B015FD" w14:textId="77777777" w:rsidR="009A4DFE" w:rsidRDefault="00DE55D4">
            <w:pPr>
              <w:pStyle w:val="TableParagraph"/>
              <w:spacing w:before="2"/>
              <w:ind w:left="20" w:right="10"/>
              <w:jc w:val="center"/>
              <w:rPr>
                <w:rFonts w:ascii="Cambria"/>
                <w:sz w:val="24"/>
              </w:rPr>
            </w:pPr>
            <w:r>
              <w:rPr>
                <w:rFonts w:ascii="Cambria"/>
                <w:sz w:val="24"/>
              </w:rPr>
              <w:t>Customer</w:t>
            </w:r>
            <w:r>
              <w:rPr>
                <w:rFonts w:ascii="Cambria"/>
                <w:spacing w:val="1"/>
                <w:sz w:val="24"/>
              </w:rPr>
              <w:t xml:space="preserve"> </w:t>
            </w:r>
            <w:r>
              <w:rPr>
                <w:rFonts w:ascii="Cambria"/>
                <w:sz w:val="24"/>
              </w:rPr>
              <w:t>opens</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OLA</w:t>
            </w:r>
            <w:r>
              <w:rPr>
                <w:rFonts w:ascii="Cambria"/>
                <w:spacing w:val="-1"/>
                <w:sz w:val="24"/>
              </w:rPr>
              <w:t xml:space="preserve"> </w:t>
            </w:r>
            <w:r>
              <w:rPr>
                <w:rFonts w:ascii="Cambria"/>
                <w:spacing w:val="-2"/>
                <w:sz w:val="24"/>
              </w:rPr>
              <w:t>application.</w:t>
            </w:r>
          </w:p>
        </w:tc>
      </w:tr>
      <w:tr w:rsidR="009A4DFE" w14:paraId="350BC07B" w14:textId="77777777" w:rsidTr="006D2E5F">
        <w:trPr>
          <w:trHeight w:val="645"/>
        </w:trPr>
        <w:tc>
          <w:tcPr>
            <w:tcW w:w="4322" w:type="dxa"/>
          </w:tcPr>
          <w:p w14:paraId="1EFCC101" w14:textId="77777777" w:rsidR="009A4DFE" w:rsidRDefault="00DE55D4">
            <w:pPr>
              <w:pStyle w:val="TableParagraph"/>
              <w:spacing w:before="2"/>
              <w:ind w:left="20" w:right="4"/>
              <w:jc w:val="center"/>
              <w:rPr>
                <w:rFonts w:ascii="Cambria"/>
                <w:sz w:val="24"/>
              </w:rPr>
            </w:pPr>
            <w:r>
              <w:rPr>
                <w:rFonts w:ascii="Cambria"/>
                <w:spacing w:val="-2"/>
                <w:sz w:val="24"/>
              </w:rPr>
              <w:t>State</w:t>
            </w:r>
          </w:p>
        </w:tc>
        <w:tc>
          <w:tcPr>
            <w:tcW w:w="4322" w:type="dxa"/>
          </w:tcPr>
          <w:p w14:paraId="618513C2" w14:textId="77777777" w:rsidR="009A4DFE" w:rsidRDefault="00DE55D4">
            <w:pPr>
              <w:pStyle w:val="TableParagraph"/>
              <w:spacing w:before="2"/>
              <w:ind w:left="20" w:right="10"/>
              <w:jc w:val="center"/>
              <w:rPr>
                <w:rFonts w:ascii="Cambria"/>
                <w:sz w:val="24"/>
              </w:rPr>
            </w:pPr>
            <w:r>
              <w:rPr>
                <w:rFonts w:ascii="Cambria"/>
                <w:sz w:val="24"/>
              </w:rPr>
              <w:t>Available</w:t>
            </w:r>
            <w:r>
              <w:rPr>
                <w:rFonts w:ascii="Cambria"/>
                <w:spacing w:val="-4"/>
                <w:sz w:val="24"/>
              </w:rPr>
              <w:t xml:space="preserve"> </w:t>
            </w:r>
            <w:r>
              <w:rPr>
                <w:rFonts w:ascii="Cambria"/>
                <w:sz w:val="24"/>
              </w:rPr>
              <w:t>cab</w:t>
            </w:r>
            <w:r>
              <w:rPr>
                <w:rFonts w:ascii="Cambria"/>
                <w:spacing w:val="-3"/>
                <w:sz w:val="24"/>
              </w:rPr>
              <w:t xml:space="preserve"> </w:t>
            </w:r>
            <w:r>
              <w:rPr>
                <w:rFonts w:ascii="Cambria"/>
                <w:sz w:val="24"/>
              </w:rPr>
              <w:t>types,</w:t>
            </w:r>
            <w:r>
              <w:rPr>
                <w:rFonts w:ascii="Cambria"/>
                <w:spacing w:val="-4"/>
                <w:sz w:val="24"/>
              </w:rPr>
              <w:t xml:space="preserve"> </w:t>
            </w:r>
            <w:r>
              <w:rPr>
                <w:rFonts w:ascii="Cambria"/>
                <w:sz w:val="24"/>
              </w:rPr>
              <w:t xml:space="preserve">driver </w:t>
            </w:r>
            <w:r>
              <w:rPr>
                <w:rFonts w:ascii="Cambria"/>
                <w:spacing w:val="-2"/>
                <w:sz w:val="24"/>
              </w:rPr>
              <w:t>availability,</w:t>
            </w:r>
          </w:p>
          <w:p w14:paraId="4953F5DB" w14:textId="77777777" w:rsidR="009A4DFE" w:rsidRDefault="00DE55D4">
            <w:pPr>
              <w:pStyle w:val="TableParagraph"/>
              <w:spacing w:before="141"/>
              <w:ind w:left="20" w:right="8"/>
              <w:jc w:val="center"/>
              <w:rPr>
                <w:rFonts w:ascii="Cambria"/>
                <w:sz w:val="24"/>
              </w:rPr>
            </w:pPr>
            <w:r>
              <w:rPr>
                <w:rFonts w:ascii="Cambria"/>
                <w:sz w:val="24"/>
              </w:rPr>
              <w:t>fare,</w:t>
            </w:r>
            <w:r>
              <w:rPr>
                <w:rFonts w:ascii="Cambria"/>
                <w:spacing w:val="-6"/>
                <w:sz w:val="24"/>
              </w:rPr>
              <w:t xml:space="preserve"> </w:t>
            </w:r>
            <w:r>
              <w:rPr>
                <w:rFonts w:ascii="Cambria"/>
                <w:sz w:val="24"/>
              </w:rPr>
              <w:t>and</w:t>
            </w:r>
            <w:r>
              <w:rPr>
                <w:rFonts w:ascii="Cambria"/>
                <w:spacing w:val="-2"/>
                <w:sz w:val="24"/>
              </w:rPr>
              <w:t xml:space="preserve"> destination.</w:t>
            </w:r>
          </w:p>
        </w:tc>
      </w:tr>
      <w:tr w:rsidR="009A4DFE" w14:paraId="615A8EDC" w14:textId="77777777" w:rsidTr="006D2E5F">
        <w:trPr>
          <w:trHeight w:val="644"/>
        </w:trPr>
        <w:tc>
          <w:tcPr>
            <w:tcW w:w="4322" w:type="dxa"/>
          </w:tcPr>
          <w:p w14:paraId="1EE3F412" w14:textId="77777777" w:rsidR="009A4DFE" w:rsidRDefault="00DE55D4">
            <w:pPr>
              <w:pStyle w:val="TableParagraph"/>
              <w:spacing w:before="2"/>
              <w:ind w:left="20" w:right="9"/>
              <w:jc w:val="center"/>
              <w:rPr>
                <w:rFonts w:ascii="Cambria"/>
                <w:sz w:val="24"/>
              </w:rPr>
            </w:pPr>
            <w:r>
              <w:rPr>
                <w:rFonts w:ascii="Cambria"/>
                <w:spacing w:val="-2"/>
                <w:sz w:val="24"/>
              </w:rPr>
              <w:t>Actions</w:t>
            </w:r>
          </w:p>
        </w:tc>
        <w:tc>
          <w:tcPr>
            <w:tcW w:w="4322" w:type="dxa"/>
          </w:tcPr>
          <w:p w14:paraId="2A1711A9" w14:textId="77777777" w:rsidR="009A4DFE" w:rsidRDefault="00DE55D4">
            <w:pPr>
              <w:pStyle w:val="TableParagraph"/>
              <w:spacing w:before="2"/>
              <w:ind w:left="20" w:right="12"/>
              <w:jc w:val="center"/>
              <w:rPr>
                <w:rFonts w:ascii="Cambria"/>
                <w:sz w:val="24"/>
              </w:rPr>
            </w:pPr>
            <w:r>
              <w:rPr>
                <w:rFonts w:ascii="Cambria"/>
                <w:sz w:val="24"/>
              </w:rPr>
              <w:t>Select</w:t>
            </w:r>
            <w:r>
              <w:rPr>
                <w:rFonts w:ascii="Cambria"/>
                <w:spacing w:val="-5"/>
                <w:sz w:val="24"/>
              </w:rPr>
              <w:t xml:space="preserve"> </w:t>
            </w:r>
            <w:r>
              <w:rPr>
                <w:rFonts w:ascii="Cambria"/>
                <w:sz w:val="24"/>
              </w:rPr>
              <w:t>pickup,</w:t>
            </w:r>
            <w:r>
              <w:rPr>
                <w:rFonts w:ascii="Cambria"/>
                <w:spacing w:val="-6"/>
                <w:sz w:val="24"/>
              </w:rPr>
              <w:t xml:space="preserve"> </w:t>
            </w:r>
            <w:r>
              <w:rPr>
                <w:rFonts w:ascii="Cambria"/>
                <w:sz w:val="24"/>
              </w:rPr>
              <w:t>destination,</w:t>
            </w:r>
            <w:r>
              <w:rPr>
                <w:rFonts w:ascii="Cambria"/>
                <w:spacing w:val="-5"/>
                <w:sz w:val="24"/>
              </w:rPr>
              <w:t xml:space="preserve"> </w:t>
            </w:r>
            <w:r>
              <w:rPr>
                <w:rFonts w:ascii="Cambria"/>
                <w:sz w:val="24"/>
              </w:rPr>
              <w:t>cab</w:t>
            </w:r>
            <w:r>
              <w:rPr>
                <w:rFonts w:ascii="Cambria"/>
                <w:spacing w:val="-5"/>
                <w:sz w:val="24"/>
              </w:rPr>
              <w:t xml:space="preserve"> </w:t>
            </w:r>
            <w:r>
              <w:rPr>
                <w:rFonts w:ascii="Cambria"/>
                <w:sz w:val="24"/>
              </w:rPr>
              <w:t>type,</w:t>
            </w:r>
            <w:r>
              <w:rPr>
                <w:rFonts w:ascii="Cambria"/>
                <w:spacing w:val="-1"/>
                <w:sz w:val="24"/>
              </w:rPr>
              <w:t xml:space="preserve"> </w:t>
            </w:r>
            <w:r>
              <w:rPr>
                <w:rFonts w:ascii="Cambria"/>
                <w:spacing w:val="-5"/>
                <w:sz w:val="24"/>
              </w:rPr>
              <w:t>and</w:t>
            </w:r>
          </w:p>
          <w:p w14:paraId="520D3FEF" w14:textId="77777777" w:rsidR="009A4DFE" w:rsidRDefault="00DE55D4">
            <w:pPr>
              <w:pStyle w:val="TableParagraph"/>
              <w:spacing w:before="141"/>
              <w:ind w:left="20" w:right="7"/>
              <w:jc w:val="center"/>
              <w:rPr>
                <w:rFonts w:ascii="Cambria"/>
                <w:sz w:val="24"/>
              </w:rPr>
            </w:pPr>
            <w:r>
              <w:rPr>
                <w:rFonts w:ascii="Cambria"/>
                <w:sz w:val="24"/>
              </w:rPr>
              <w:t>confirm</w:t>
            </w:r>
            <w:r>
              <w:rPr>
                <w:rFonts w:ascii="Cambria"/>
                <w:spacing w:val="3"/>
                <w:sz w:val="24"/>
              </w:rPr>
              <w:t xml:space="preserve"> </w:t>
            </w:r>
            <w:r>
              <w:rPr>
                <w:rFonts w:ascii="Cambria"/>
                <w:spacing w:val="-2"/>
                <w:sz w:val="24"/>
              </w:rPr>
              <w:t>booking.</w:t>
            </w:r>
          </w:p>
        </w:tc>
      </w:tr>
      <w:tr w:rsidR="009A4DFE" w14:paraId="6E8ED263" w14:textId="77777777" w:rsidTr="006D2E5F">
        <w:trPr>
          <w:trHeight w:val="642"/>
        </w:trPr>
        <w:tc>
          <w:tcPr>
            <w:tcW w:w="4322" w:type="dxa"/>
          </w:tcPr>
          <w:p w14:paraId="6A27825C" w14:textId="77777777" w:rsidR="009A4DFE" w:rsidRDefault="00DE55D4">
            <w:pPr>
              <w:pStyle w:val="TableParagraph"/>
              <w:spacing w:before="2"/>
              <w:ind w:left="20"/>
              <w:jc w:val="center"/>
              <w:rPr>
                <w:rFonts w:ascii="Cambria"/>
                <w:sz w:val="24"/>
              </w:rPr>
            </w:pPr>
            <w:r>
              <w:rPr>
                <w:rFonts w:ascii="Cambria"/>
                <w:sz w:val="24"/>
              </w:rPr>
              <w:t>Goal</w:t>
            </w:r>
            <w:r>
              <w:rPr>
                <w:rFonts w:ascii="Cambria"/>
                <w:spacing w:val="1"/>
                <w:sz w:val="24"/>
              </w:rPr>
              <w:t xml:space="preserve"> </w:t>
            </w:r>
            <w:r>
              <w:rPr>
                <w:rFonts w:ascii="Cambria"/>
                <w:spacing w:val="-2"/>
                <w:sz w:val="24"/>
              </w:rPr>
              <w:t>State</w:t>
            </w:r>
          </w:p>
        </w:tc>
        <w:tc>
          <w:tcPr>
            <w:tcW w:w="4322" w:type="dxa"/>
          </w:tcPr>
          <w:p w14:paraId="08C0E79B" w14:textId="77777777" w:rsidR="009A4DFE" w:rsidRDefault="00DE55D4">
            <w:pPr>
              <w:pStyle w:val="TableParagraph"/>
              <w:spacing w:before="2"/>
              <w:ind w:left="20" w:right="17"/>
              <w:jc w:val="center"/>
              <w:rPr>
                <w:rFonts w:ascii="Cambria"/>
                <w:sz w:val="24"/>
              </w:rPr>
            </w:pPr>
            <w:r>
              <w:rPr>
                <w:rFonts w:ascii="Cambria"/>
                <w:sz w:val="24"/>
              </w:rPr>
              <w:t>Customer</w:t>
            </w:r>
            <w:r>
              <w:rPr>
                <w:rFonts w:ascii="Cambria"/>
                <w:spacing w:val="-3"/>
                <w:sz w:val="24"/>
              </w:rPr>
              <w:t xml:space="preserve"> </w:t>
            </w:r>
            <w:r>
              <w:rPr>
                <w:rFonts w:ascii="Cambria"/>
                <w:sz w:val="24"/>
              </w:rPr>
              <w:t>successfully</w:t>
            </w:r>
            <w:r>
              <w:rPr>
                <w:rFonts w:ascii="Cambria"/>
                <w:spacing w:val="-5"/>
                <w:sz w:val="24"/>
              </w:rPr>
              <w:t xml:space="preserve"> </w:t>
            </w:r>
            <w:r>
              <w:rPr>
                <w:rFonts w:ascii="Cambria"/>
                <w:sz w:val="24"/>
              </w:rPr>
              <w:t>books</w:t>
            </w:r>
            <w:r>
              <w:rPr>
                <w:rFonts w:ascii="Cambria"/>
                <w:spacing w:val="-6"/>
                <w:sz w:val="24"/>
              </w:rPr>
              <w:t xml:space="preserve"> </w:t>
            </w:r>
            <w:r>
              <w:rPr>
                <w:rFonts w:ascii="Cambria"/>
                <w:sz w:val="24"/>
              </w:rPr>
              <w:t>a</w:t>
            </w:r>
            <w:r>
              <w:rPr>
                <w:rFonts w:ascii="Cambria"/>
                <w:spacing w:val="-7"/>
                <w:sz w:val="24"/>
              </w:rPr>
              <w:t xml:space="preserve"> </w:t>
            </w:r>
            <w:r>
              <w:rPr>
                <w:rFonts w:ascii="Cambria"/>
                <w:sz w:val="24"/>
              </w:rPr>
              <w:t>cab</w:t>
            </w:r>
            <w:r>
              <w:rPr>
                <w:rFonts w:ascii="Cambria"/>
                <w:spacing w:val="-1"/>
                <w:sz w:val="24"/>
              </w:rPr>
              <w:t xml:space="preserve"> </w:t>
            </w:r>
            <w:r>
              <w:rPr>
                <w:rFonts w:ascii="Cambria"/>
                <w:spacing w:val="-5"/>
                <w:sz w:val="24"/>
              </w:rPr>
              <w:t>and</w:t>
            </w:r>
          </w:p>
          <w:p w14:paraId="6B81D32A" w14:textId="77777777" w:rsidR="009A4DFE" w:rsidRDefault="00DE55D4">
            <w:pPr>
              <w:pStyle w:val="TableParagraph"/>
              <w:spacing w:before="141"/>
              <w:ind w:left="20" w:right="13"/>
              <w:jc w:val="center"/>
              <w:rPr>
                <w:rFonts w:ascii="Cambria"/>
                <w:sz w:val="24"/>
              </w:rPr>
            </w:pPr>
            <w:r>
              <w:rPr>
                <w:rFonts w:ascii="Cambria"/>
                <w:sz w:val="24"/>
              </w:rPr>
              <w:t>reaches</w:t>
            </w:r>
            <w:r>
              <w:rPr>
                <w:rFonts w:ascii="Cambria"/>
                <w:spacing w:val="-4"/>
                <w:sz w:val="24"/>
              </w:rPr>
              <w:t xml:space="preserve"> </w:t>
            </w:r>
            <w:r>
              <w:rPr>
                <w:rFonts w:ascii="Cambria"/>
                <w:sz w:val="24"/>
              </w:rPr>
              <w:t>the</w:t>
            </w:r>
            <w:r>
              <w:rPr>
                <w:rFonts w:ascii="Cambria"/>
                <w:spacing w:val="-3"/>
                <w:sz w:val="24"/>
              </w:rPr>
              <w:t xml:space="preserve"> </w:t>
            </w:r>
            <w:r>
              <w:rPr>
                <w:rFonts w:ascii="Cambria"/>
                <w:spacing w:val="-2"/>
                <w:sz w:val="24"/>
              </w:rPr>
              <w:t>destination.</w:t>
            </w:r>
          </w:p>
        </w:tc>
      </w:tr>
    </w:tbl>
    <w:p w14:paraId="0365E045" w14:textId="77777777" w:rsidR="009A4DFE" w:rsidRDefault="009A4DFE">
      <w:pPr>
        <w:pStyle w:val="BodyText"/>
        <w:spacing w:before="3"/>
        <w:rPr>
          <w:b/>
          <w:sz w:val="2"/>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9A4DFE" w14:paraId="27BE7DE2" w14:textId="77777777" w:rsidTr="006D2E5F">
        <w:trPr>
          <w:trHeight w:val="669"/>
        </w:trPr>
        <w:tc>
          <w:tcPr>
            <w:tcW w:w="4322" w:type="dxa"/>
          </w:tcPr>
          <w:p w14:paraId="76595AF4" w14:textId="77777777" w:rsidR="009A4DFE" w:rsidRDefault="00DE55D4">
            <w:pPr>
              <w:pStyle w:val="TableParagraph"/>
              <w:spacing w:before="2"/>
              <w:ind w:left="1032"/>
              <w:rPr>
                <w:rFonts w:ascii="Cambria"/>
                <w:sz w:val="24"/>
              </w:rPr>
            </w:pPr>
            <w:r>
              <w:rPr>
                <w:rFonts w:ascii="Cambria"/>
                <w:sz w:val="24"/>
              </w:rPr>
              <w:t>Performance</w:t>
            </w:r>
            <w:r>
              <w:rPr>
                <w:rFonts w:ascii="Cambria"/>
                <w:spacing w:val="-4"/>
                <w:sz w:val="24"/>
              </w:rPr>
              <w:t xml:space="preserve"> </w:t>
            </w:r>
            <w:r>
              <w:rPr>
                <w:rFonts w:ascii="Cambria"/>
                <w:spacing w:val="-2"/>
                <w:sz w:val="24"/>
              </w:rPr>
              <w:t>Measure</w:t>
            </w:r>
          </w:p>
        </w:tc>
        <w:tc>
          <w:tcPr>
            <w:tcW w:w="4322" w:type="dxa"/>
          </w:tcPr>
          <w:p w14:paraId="5D034311" w14:textId="77777777" w:rsidR="009A4DFE" w:rsidRDefault="00DE55D4">
            <w:pPr>
              <w:pStyle w:val="TableParagraph"/>
              <w:spacing w:before="2"/>
              <w:ind w:left="20" w:right="14"/>
              <w:jc w:val="center"/>
              <w:rPr>
                <w:rFonts w:ascii="Cambria"/>
                <w:sz w:val="24"/>
              </w:rPr>
            </w:pPr>
            <w:r>
              <w:rPr>
                <w:rFonts w:ascii="Cambria"/>
                <w:sz w:val="24"/>
              </w:rPr>
              <w:t>Minimum</w:t>
            </w:r>
            <w:r>
              <w:rPr>
                <w:rFonts w:ascii="Cambria"/>
                <w:spacing w:val="-3"/>
                <w:sz w:val="24"/>
              </w:rPr>
              <w:t xml:space="preserve"> </w:t>
            </w:r>
            <w:r>
              <w:rPr>
                <w:rFonts w:ascii="Cambria"/>
                <w:sz w:val="24"/>
              </w:rPr>
              <w:t>fare,</w:t>
            </w:r>
            <w:r>
              <w:rPr>
                <w:rFonts w:ascii="Cambria"/>
                <w:spacing w:val="-6"/>
                <w:sz w:val="24"/>
              </w:rPr>
              <w:t xml:space="preserve"> </w:t>
            </w:r>
            <w:r>
              <w:rPr>
                <w:rFonts w:ascii="Cambria"/>
                <w:sz w:val="24"/>
              </w:rPr>
              <w:t>shortest</w:t>
            </w:r>
            <w:r>
              <w:rPr>
                <w:rFonts w:ascii="Cambria"/>
                <w:spacing w:val="-5"/>
                <w:sz w:val="24"/>
              </w:rPr>
              <w:t xml:space="preserve"> </w:t>
            </w:r>
            <w:r>
              <w:rPr>
                <w:rFonts w:ascii="Cambria"/>
                <w:sz w:val="24"/>
              </w:rPr>
              <w:t>travel</w:t>
            </w:r>
            <w:r>
              <w:rPr>
                <w:rFonts w:ascii="Cambria"/>
                <w:spacing w:val="-2"/>
                <w:sz w:val="24"/>
              </w:rPr>
              <w:t xml:space="preserve"> </w:t>
            </w:r>
            <w:r>
              <w:rPr>
                <w:rFonts w:ascii="Cambria"/>
                <w:spacing w:val="-4"/>
                <w:sz w:val="24"/>
              </w:rPr>
              <w:t>time,</w:t>
            </w:r>
          </w:p>
          <w:p w14:paraId="6130C9E7" w14:textId="77777777" w:rsidR="009A4DFE" w:rsidRDefault="00DE55D4">
            <w:pPr>
              <w:pStyle w:val="TableParagraph"/>
              <w:spacing w:before="141"/>
              <w:ind w:left="20" w:right="8"/>
              <w:jc w:val="center"/>
              <w:rPr>
                <w:rFonts w:ascii="Cambria"/>
                <w:sz w:val="24"/>
              </w:rPr>
            </w:pPr>
            <w:r>
              <w:rPr>
                <w:rFonts w:ascii="Cambria"/>
                <w:sz w:val="24"/>
              </w:rPr>
              <w:t>comfort,</w:t>
            </w:r>
            <w:r>
              <w:rPr>
                <w:rFonts w:ascii="Cambria"/>
                <w:spacing w:val="-7"/>
                <w:sz w:val="24"/>
              </w:rPr>
              <w:t xml:space="preserve"> </w:t>
            </w:r>
            <w:r>
              <w:rPr>
                <w:rFonts w:ascii="Cambria"/>
                <w:sz w:val="24"/>
              </w:rPr>
              <w:t>and</w:t>
            </w:r>
            <w:r>
              <w:rPr>
                <w:rFonts w:ascii="Cambria"/>
                <w:spacing w:val="-4"/>
                <w:sz w:val="24"/>
              </w:rPr>
              <w:t xml:space="preserve"> </w:t>
            </w:r>
            <w:r>
              <w:rPr>
                <w:rFonts w:ascii="Cambria"/>
                <w:sz w:val="24"/>
              </w:rPr>
              <w:t>successful</w:t>
            </w:r>
            <w:r>
              <w:rPr>
                <w:rFonts w:ascii="Cambria"/>
                <w:spacing w:val="-4"/>
                <w:sz w:val="24"/>
              </w:rPr>
              <w:t xml:space="preserve"> </w:t>
            </w:r>
            <w:r>
              <w:rPr>
                <w:rFonts w:ascii="Cambria"/>
                <w:spacing w:val="-2"/>
                <w:sz w:val="24"/>
              </w:rPr>
              <w:t>trip.</w:t>
            </w:r>
          </w:p>
        </w:tc>
      </w:tr>
    </w:tbl>
    <w:p w14:paraId="51F00E35" w14:textId="77777777" w:rsidR="009A4DFE" w:rsidRDefault="009A4DFE">
      <w:pPr>
        <w:pStyle w:val="BodyText"/>
        <w:spacing w:before="90"/>
        <w:rPr>
          <w:b/>
          <w:sz w:val="28"/>
        </w:rPr>
      </w:pPr>
    </w:p>
    <w:p w14:paraId="63EF3C21" w14:textId="77777777" w:rsidR="006D2E5F" w:rsidRDefault="006D2E5F">
      <w:pPr>
        <w:pStyle w:val="BodyText"/>
        <w:spacing w:before="90"/>
        <w:rPr>
          <w:b/>
          <w:sz w:val="28"/>
        </w:rPr>
      </w:pPr>
    </w:p>
    <w:p w14:paraId="746DB20E" w14:textId="77777777" w:rsidR="006D2E5F" w:rsidRDefault="006D2E5F">
      <w:pPr>
        <w:pStyle w:val="BodyText"/>
        <w:spacing w:before="90"/>
        <w:rPr>
          <w:b/>
          <w:sz w:val="28"/>
        </w:rPr>
      </w:pPr>
    </w:p>
    <w:p w14:paraId="62A3B651" w14:textId="77777777" w:rsidR="006D2E5F" w:rsidRDefault="006D2E5F">
      <w:pPr>
        <w:pStyle w:val="BodyText"/>
        <w:spacing w:before="90"/>
        <w:rPr>
          <w:b/>
          <w:sz w:val="28"/>
        </w:rPr>
      </w:pPr>
    </w:p>
    <w:p w14:paraId="4521D489" w14:textId="77777777" w:rsidR="006D2E5F" w:rsidRDefault="006D2E5F">
      <w:pPr>
        <w:pStyle w:val="BodyText"/>
        <w:spacing w:before="90"/>
        <w:rPr>
          <w:b/>
          <w:sz w:val="28"/>
        </w:rPr>
      </w:pPr>
    </w:p>
    <w:p w14:paraId="015DEF8F" w14:textId="77777777" w:rsidR="009A4DFE" w:rsidRDefault="00DE55D4">
      <w:pPr>
        <w:pStyle w:val="Heading3"/>
      </w:pPr>
      <w:r>
        <w:rPr>
          <w:spacing w:val="-2"/>
        </w:rPr>
        <w:lastRenderedPageBreak/>
        <w:t>Pseudocode:</w:t>
      </w:r>
    </w:p>
    <w:p w14:paraId="0BBBEE6F" w14:textId="77777777" w:rsidR="009A4DFE" w:rsidRDefault="009A4DFE">
      <w:pPr>
        <w:pStyle w:val="BodyText"/>
        <w:spacing w:before="247"/>
        <w:rPr>
          <w:b/>
          <w:sz w:val="28"/>
        </w:rPr>
      </w:pPr>
    </w:p>
    <w:p w14:paraId="43B6D59E" w14:textId="77777777" w:rsidR="009A4DFE" w:rsidRDefault="00DE55D4">
      <w:pPr>
        <w:pStyle w:val="BodyText"/>
        <w:spacing w:before="1"/>
        <w:ind w:left="1080"/>
      </w:pPr>
      <w:r>
        <w:rPr>
          <w:spacing w:val="-2"/>
        </w:rPr>
        <w:t>BEGIN</w:t>
      </w:r>
    </w:p>
    <w:p w14:paraId="582DE3B4" w14:textId="77777777" w:rsidR="009A4DFE" w:rsidRDefault="00DE55D4">
      <w:pPr>
        <w:pStyle w:val="BodyText"/>
        <w:spacing w:before="136" w:line="362" w:lineRule="auto"/>
        <w:ind w:left="1205" w:right="7325"/>
      </w:pPr>
      <w:r>
        <w:t>Open</w:t>
      </w:r>
      <w:r>
        <w:rPr>
          <w:spacing w:val="-15"/>
        </w:rPr>
        <w:t xml:space="preserve"> </w:t>
      </w:r>
      <w:r>
        <w:t>OLA</w:t>
      </w:r>
      <w:r>
        <w:rPr>
          <w:spacing w:val="-15"/>
        </w:rPr>
        <w:t xml:space="preserve"> </w:t>
      </w:r>
      <w:r>
        <w:t>Application Enter Pickup Location Enter Destination</w:t>
      </w:r>
    </w:p>
    <w:p w14:paraId="738555B1" w14:textId="77777777" w:rsidR="009A4DFE" w:rsidRDefault="00DE55D4">
      <w:pPr>
        <w:pStyle w:val="BodyText"/>
        <w:spacing w:line="362" w:lineRule="auto"/>
        <w:ind w:left="1205" w:right="7159"/>
      </w:pPr>
      <w:r>
        <w:t>Display</w:t>
      </w:r>
      <w:r>
        <w:rPr>
          <w:spacing w:val="-15"/>
        </w:rPr>
        <w:t xml:space="preserve"> </w:t>
      </w:r>
      <w:r>
        <w:t>Available</w:t>
      </w:r>
      <w:r>
        <w:rPr>
          <w:spacing w:val="-15"/>
        </w:rPr>
        <w:t xml:space="preserve"> </w:t>
      </w:r>
      <w:r>
        <w:t>Cab</w:t>
      </w:r>
      <w:r>
        <w:rPr>
          <w:spacing w:val="-15"/>
        </w:rPr>
        <w:t xml:space="preserve"> </w:t>
      </w:r>
      <w:r>
        <w:t>Types User Selects Preferred Cab</w:t>
      </w:r>
      <w:r>
        <w:rPr>
          <w:spacing w:val="40"/>
        </w:rPr>
        <w:t xml:space="preserve"> </w:t>
      </w:r>
      <w:r>
        <w:t>IF Cab is Available THEN</w:t>
      </w:r>
    </w:p>
    <w:p w14:paraId="5D355751" w14:textId="77777777" w:rsidR="009A4DFE" w:rsidRDefault="00DE55D4">
      <w:pPr>
        <w:pStyle w:val="BodyText"/>
        <w:spacing w:line="360" w:lineRule="auto"/>
        <w:ind w:left="1445" w:right="5679"/>
      </w:pPr>
      <w:r>
        <w:t>Display</w:t>
      </w:r>
      <w:r>
        <w:rPr>
          <w:spacing w:val="-12"/>
        </w:rPr>
        <w:t xml:space="preserve"> </w:t>
      </w:r>
      <w:r>
        <w:t>Fare</w:t>
      </w:r>
      <w:r>
        <w:rPr>
          <w:spacing w:val="-8"/>
        </w:rPr>
        <w:t xml:space="preserve"> </w:t>
      </w:r>
      <w:r>
        <w:t>and</w:t>
      </w:r>
      <w:r>
        <w:rPr>
          <w:spacing w:val="-8"/>
        </w:rPr>
        <w:t xml:space="preserve"> </w:t>
      </w:r>
      <w:r>
        <w:t>Estimated</w:t>
      </w:r>
      <w:r>
        <w:rPr>
          <w:spacing w:val="-8"/>
        </w:rPr>
        <w:t xml:space="preserve"> </w:t>
      </w:r>
      <w:r>
        <w:t>Arrival</w:t>
      </w:r>
      <w:r>
        <w:rPr>
          <w:spacing w:val="-15"/>
        </w:rPr>
        <w:t xml:space="preserve"> </w:t>
      </w:r>
      <w:r>
        <w:t>Time Confirm Booking</w:t>
      </w:r>
    </w:p>
    <w:p w14:paraId="6263AD8B" w14:textId="77777777" w:rsidR="009A4DFE" w:rsidRDefault="00DE55D4">
      <w:pPr>
        <w:pStyle w:val="BodyText"/>
        <w:spacing w:line="362" w:lineRule="auto"/>
        <w:ind w:left="1445" w:right="7997"/>
      </w:pPr>
      <w:r>
        <w:rPr>
          <w:spacing w:val="-2"/>
        </w:rPr>
        <w:t>Assign</w:t>
      </w:r>
      <w:r>
        <w:rPr>
          <w:spacing w:val="-15"/>
        </w:rPr>
        <w:t xml:space="preserve"> </w:t>
      </w:r>
      <w:r>
        <w:rPr>
          <w:spacing w:val="-2"/>
        </w:rPr>
        <w:t xml:space="preserve">Driver </w:t>
      </w:r>
      <w:r>
        <w:t>Start Trip</w:t>
      </w:r>
    </w:p>
    <w:p w14:paraId="250595A6" w14:textId="77777777" w:rsidR="009A4DFE" w:rsidRDefault="00DE55D4">
      <w:pPr>
        <w:pStyle w:val="BodyText"/>
        <w:spacing w:line="360" w:lineRule="auto"/>
        <w:ind w:left="1445" w:right="7325"/>
      </w:pPr>
      <w:r>
        <w:t xml:space="preserve">Reach Destination </w:t>
      </w:r>
      <w:r>
        <w:rPr>
          <w:spacing w:val="-2"/>
        </w:rPr>
        <w:t>Complete</w:t>
      </w:r>
      <w:r>
        <w:rPr>
          <w:spacing w:val="-13"/>
        </w:rPr>
        <w:t xml:space="preserve"> </w:t>
      </w:r>
      <w:r>
        <w:rPr>
          <w:spacing w:val="-2"/>
        </w:rPr>
        <w:t>Payment</w:t>
      </w:r>
    </w:p>
    <w:p w14:paraId="624AC736" w14:textId="77777777" w:rsidR="009A4DFE" w:rsidRDefault="00DE55D4">
      <w:pPr>
        <w:pStyle w:val="BodyText"/>
        <w:spacing w:line="362" w:lineRule="auto"/>
        <w:ind w:left="1205" w:right="5679" w:firstLine="240"/>
      </w:pPr>
      <w:r>
        <w:t>Display</w:t>
      </w:r>
      <w:r>
        <w:rPr>
          <w:spacing w:val="-15"/>
        </w:rPr>
        <w:t xml:space="preserve"> </w:t>
      </w:r>
      <w:r>
        <w:t>"Trip</w:t>
      </w:r>
      <w:r>
        <w:rPr>
          <w:spacing w:val="-15"/>
        </w:rPr>
        <w:t xml:space="preserve"> </w:t>
      </w:r>
      <w:r>
        <w:t>Completed</w:t>
      </w:r>
      <w:r>
        <w:rPr>
          <w:spacing w:val="-15"/>
        </w:rPr>
        <w:t xml:space="preserve"> </w:t>
      </w:r>
      <w:r>
        <w:t xml:space="preserve">Successfully" </w:t>
      </w:r>
      <w:r>
        <w:rPr>
          <w:spacing w:val="-4"/>
        </w:rPr>
        <w:t>ELSE</w:t>
      </w:r>
    </w:p>
    <w:p w14:paraId="69C94E83" w14:textId="77777777" w:rsidR="009A4DFE" w:rsidRDefault="00DE55D4">
      <w:pPr>
        <w:pStyle w:val="BodyText"/>
        <w:spacing w:line="360" w:lineRule="auto"/>
        <w:ind w:left="1445" w:right="5679"/>
      </w:pPr>
      <w:r>
        <w:t>Display</w:t>
      </w:r>
      <w:r>
        <w:rPr>
          <w:spacing w:val="-15"/>
        </w:rPr>
        <w:t xml:space="preserve"> </w:t>
      </w:r>
      <w:r>
        <w:t>"Selected</w:t>
      </w:r>
      <w:r>
        <w:rPr>
          <w:spacing w:val="-14"/>
        </w:rPr>
        <w:t xml:space="preserve"> </w:t>
      </w:r>
      <w:r>
        <w:t>Cab</w:t>
      </w:r>
      <w:r>
        <w:rPr>
          <w:spacing w:val="-15"/>
        </w:rPr>
        <w:t xml:space="preserve"> </w:t>
      </w:r>
      <w:r>
        <w:t>Not</w:t>
      </w:r>
      <w:r>
        <w:rPr>
          <w:spacing w:val="-7"/>
        </w:rPr>
        <w:t xml:space="preserve"> </w:t>
      </w:r>
      <w:r>
        <w:t>Available" Suggest Other Cab Types</w:t>
      </w:r>
    </w:p>
    <w:p w14:paraId="6AD5E702" w14:textId="77777777" w:rsidR="009A4DFE" w:rsidRDefault="00DE55D4">
      <w:pPr>
        <w:pStyle w:val="BodyText"/>
        <w:spacing w:line="360" w:lineRule="auto"/>
        <w:ind w:left="1080" w:right="9214" w:firstLine="124"/>
      </w:pPr>
      <w:r>
        <w:t>END</w:t>
      </w:r>
      <w:r>
        <w:rPr>
          <w:spacing w:val="-15"/>
        </w:rPr>
        <w:t xml:space="preserve"> </w:t>
      </w:r>
      <w:r>
        <w:t xml:space="preserve">IF </w:t>
      </w:r>
      <w:r>
        <w:rPr>
          <w:spacing w:val="-4"/>
        </w:rPr>
        <w:t>END</w:t>
      </w:r>
    </w:p>
    <w:p w14:paraId="2B0C1563" w14:textId="77777777" w:rsidR="009A4DFE" w:rsidRDefault="009A4DFE">
      <w:pPr>
        <w:pStyle w:val="BodyText"/>
      </w:pPr>
    </w:p>
    <w:p w14:paraId="099D52E8" w14:textId="77777777" w:rsidR="009A4DFE" w:rsidRDefault="009A4DFE">
      <w:pPr>
        <w:pStyle w:val="BodyText"/>
      </w:pPr>
    </w:p>
    <w:p w14:paraId="73823CE2" w14:textId="77777777" w:rsidR="009A4DFE" w:rsidRDefault="009A4DFE">
      <w:pPr>
        <w:pStyle w:val="BodyText"/>
      </w:pPr>
    </w:p>
    <w:p w14:paraId="6666A98D" w14:textId="77777777" w:rsidR="009A4DFE" w:rsidRDefault="009A4DFE">
      <w:pPr>
        <w:pStyle w:val="BodyText"/>
      </w:pPr>
    </w:p>
    <w:p w14:paraId="0B838561" w14:textId="77777777" w:rsidR="009A4DFE" w:rsidRDefault="009A4DFE">
      <w:pPr>
        <w:pStyle w:val="BodyText"/>
      </w:pPr>
    </w:p>
    <w:p w14:paraId="4FA09714" w14:textId="77777777" w:rsidR="009A4DFE" w:rsidRDefault="009A4DFE">
      <w:pPr>
        <w:pStyle w:val="BodyText"/>
      </w:pPr>
    </w:p>
    <w:p w14:paraId="5ED0C6FC" w14:textId="77777777" w:rsidR="009A4DFE" w:rsidRDefault="009A4DFE">
      <w:pPr>
        <w:pStyle w:val="BodyText"/>
      </w:pPr>
    </w:p>
    <w:p w14:paraId="0A6EA0E5" w14:textId="77777777" w:rsidR="009A4DFE" w:rsidRDefault="009A4DFE">
      <w:pPr>
        <w:pStyle w:val="BodyText"/>
      </w:pPr>
    </w:p>
    <w:p w14:paraId="511F2185" w14:textId="77777777" w:rsidR="009A4DFE" w:rsidRDefault="009A4DFE">
      <w:pPr>
        <w:pStyle w:val="BodyText"/>
      </w:pPr>
    </w:p>
    <w:p w14:paraId="3255CB3A" w14:textId="77777777" w:rsidR="009A4DFE" w:rsidRDefault="009A4DFE">
      <w:pPr>
        <w:pStyle w:val="BodyText"/>
        <w:rPr>
          <w:ins w:id="18" w:author="busagani sharath" w:date="2026-07-24T18:26:00Z" w16du:dateUtc="2026-07-24T12:56:00Z"/>
        </w:rPr>
      </w:pPr>
    </w:p>
    <w:p w14:paraId="3EB7C50B" w14:textId="77777777" w:rsidR="006D2E5F" w:rsidRDefault="006D2E5F">
      <w:pPr>
        <w:pStyle w:val="BodyText"/>
        <w:rPr>
          <w:ins w:id="19" w:author="busagani sharath" w:date="2026-07-24T18:26:00Z" w16du:dateUtc="2026-07-24T12:56:00Z"/>
        </w:rPr>
      </w:pPr>
    </w:p>
    <w:p w14:paraId="729CE915" w14:textId="77777777" w:rsidR="006D2E5F" w:rsidRDefault="006D2E5F">
      <w:pPr>
        <w:pStyle w:val="BodyText"/>
        <w:rPr>
          <w:ins w:id="20" w:author="busagani sharath" w:date="2026-07-24T18:26:00Z" w16du:dateUtc="2026-07-24T12:56:00Z"/>
        </w:rPr>
      </w:pPr>
    </w:p>
    <w:p w14:paraId="599F8F77" w14:textId="77777777" w:rsidR="006D2E5F" w:rsidRDefault="006D2E5F">
      <w:pPr>
        <w:pStyle w:val="BodyText"/>
        <w:rPr>
          <w:ins w:id="21" w:author="busagani sharath" w:date="2026-07-24T18:26:00Z" w16du:dateUtc="2026-07-24T12:56:00Z"/>
        </w:rPr>
      </w:pPr>
    </w:p>
    <w:p w14:paraId="4781F89A" w14:textId="77777777" w:rsidR="006D2E5F" w:rsidRDefault="006D2E5F">
      <w:pPr>
        <w:pStyle w:val="BodyText"/>
        <w:rPr>
          <w:ins w:id="22" w:author="busagani sharath" w:date="2026-07-24T18:26:00Z" w16du:dateUtc="2026-07-24T12:56:00Z"/>
        </w:rPr>
      </w:pPr>
    </w:p>
    <w:p w14:paraId="004AB71A" w14:textId="77777777" w:rsidR="006D2E5F" w:rsidRDefault="006D2E5F">
      <w:pPr>
        <w:pStyle w:val="BodyText"/>
      </w:pPr>
    </w:p>
    <w:p w14:paraId="57EEC125" w14:textId="77777777" w:rsidR="006D2E5F" w:rsidRDefault="006D2E5F">
      <w:pPr>
        <w:pStyle w:val="BodyText"/>
      </w:pPr>
    </w:p>
    <w:p w14:paraId="7AA56B17" w14:textId="77777777" w:rsidR="006D2E5F" w:rsidRDefault="006D2E5F">
      <w:pPr>
        <w:pStyle w:val="BodyText"/>
      </w:pPr>
    </w:p>
    <w:p w14:paraId="2254E7C9" w14:textId="77777777" w:rsidR="006D2E5F" w:rsidRDefault="006D2E5F">
      <w:pPr>
        <w:pStyle w:val="BodyText"/>
      </w:pPr>
    </w:p>
    <w:p w14:paraId="518FDCFD" w14:textId="77777777" w:rsidR="006D2E5F" w:rsidRDefault="006D2E5F">
      <w:pPr>
        <w:pStyle w:val="BodyText"/>
      </w:pPr>
    </w:p>
    <w:p w14:paraId="69CF4034" w14:textId="77777777" w:rsidR="006D2E5F" w:rsidRDefault="006D2E5F">
      <w:pPr>
        <w:pStyle w:val="BodyText"/>
      </w:pPr>
    </w:p>
    <w:p w14:paraId="5ADC6A5E" w14:textId="77777777" w:rsidR="006D2E5F" w:rsidRDefault="006D2E5F">
      <w:pPr>
        <w:pStyle w:val="BodyText"/>
      </w:pPr>
    </w:p>
    <w:p w14:paraId="206236BB" w14:textId="77777777" w:rsidR="009A4DFE" w:rsidRDefault="009A4DFE">
      <w:pPr>
        <w:pStyle w:val="BodyText"/>
        <w:spacing w:before="261"/>
      </w:pPr>
    </w:p>
    <w:p w14:paraId="72DA626C" w14:textId="77777777" w:rsidR="009A4DFE" w:rsidRDefault="00DE55D4">
      <w:pPr>
        <w:pStyle w:val="Heading3"/>
      </w:pPr>
      <w:r>
        <w:rPr>
          <w:spacing w:val="-2"/>
        </w:rPr>
        <w:lastRenderedPageBreak/>
        <w:t>Conclusion</w:t>
      </w:r>
      <w:r>
        <w:rPr>
          <w:spacing w:val="-2"/>
        </w:rPr>
        <w:t>:</w:t>
      </w:r>
    </w:p>
    <w:p w14:paraId="4C918151" w14:textId="77777777" w:rsidR="009A4DFE" w:rsidRDefault="00DE55D4">
      <w:pPr>
        <w:pStyle w:val="BodyText"/>
        <w:spacing w:before="78" w:line="360" w:lineRule="auto"/>
        <w:ind w:left="1080" w:right="1076"/>
      </w:pPr>
      <w:r>
        <w:t>T</w:t>
      </w:r>
      <w:r>
        <w:t>he</w:t>
      </w:r>
      <w:r>
        <w:rPr>
          <w:spacing w:val="-3"/>
        </w:rPr>
        <w:t xml:space="preserve"> </w:t>
      </w:r>
      <w:r>
        <w:t>OLA</w:t>
      </w:r>
      <w:r>
        <w:rPr>
          <w:spacing w:val="-8"/>
        </w:rPr>
        <w:t xml:space="preserve"> </w:t>
      </w:r>
      <w:r>
        <w:t>Cab</w:t>
      </w:r>
      <w:r>
        <w:rPr>
          <w:spacing w:val="-7"/>
        </w:rPr>
        <w:t xml:space="preserve"> </w:t>
      </w:r>
      <w:r>
        <w:t>Booking</w:t>
      </w:r>
      <w:r>
        <w:rPr>
          <w:spacing w:val="-2"/>
        </w:rPr>
        <w:t xml:space="preserve"> </w:t>
      </w:r>
      <w:r>
        <w:t>application</w:t>
      </w:r>
      <w:r>
        <w:rPr>
          <w:spacing w:val="-2"/>
        </w:rPr>
        <w:t xml:space="preserve"> </w:t>
      </w:r>
      <w:r>
        <w:t>is</w:t>
      </w:r>
      <w:r>
        <w:rPr>
          <w:spacing w:val="-4"/>
        </w:rPr>
        <w:t xml:space="preserve"> </w:t>
      </w:r>
      <w:r>
        <w:t>an</w:t>
      </w:r>
      <w:r>
        <w:rPr>
          <w:spacing w:val="-7"/>
        </w:rPr>
        <w:t xml:space="preserve"> </w:t>
      </w:r>
      <w:r>
        <w:t>example</w:t>
      </w:r>
      <w:r>
        <w:rPr>
          <w:spacing w:val="-3"/>
        </w:rPr>
        <w:t xml:space="preserve"> </w:t>
      </w:r>
      <w:r>
        <w:t>of</w:t>
      </w:r>
      <w:r>
        <w:rPr>
          <w:spacing w:val="-10"/>
        </w:rPr>
        <w:t xml:space="preserve"> </w:t>
      </w:r>
      <w:r>
        <w:t>a Goal-Based</w:t>
      </w:r>
      <w:r>
        <w:rPr>
          <w:spacing w:val="-2"/>
        </w:rPr>
        <w:t xml:space="preserve"> </w:t>
      </w:r>
      <w:r>
        <w:t>Problem-Solving Agent because it selects the most suitable cab to achieve the customer's travel goal efficiently.</w:t>
      </w:r>
    </w:p>
    <w:p w14:paraId="051AE655" w14:textId="77777777" w:rsidR="009A4DFE" w:rsidRDefault="00DE55D4">
      <w:pPr>
        <w:pStyle w:val="ListParagraph"/>
        <w:numPr>
          <w:ilvl w:val="0"/>
          <w:numId w:val="1"/>
        </w:numPr>
        <w:tabs>
          <w:tab w:val="left" w:pos="1892"/>
        </w:tabs>
        <w:spacing w:line="360" w:lineRule="auto"/>
        <w:ind w:right="1322"/>
        <w:rPr>
          <w:sz w:val="24"/>
        </w:rPr>
      </w:pPr>
      <w:r>
        <w:rPr>
          <w:sz w:val="24"/>
        </w:rPr>
        <w:t>A logistics company operates a delivery network where packages must be transported</w:t>
      </w:r>
      <w:r>
        <w:rPr>
          <w:spacing w:val="-7"/>
          <w:sz w:val="24"/>
        </w:rPr>
        <w:t xml:space="preserve"> </w:t>
      </w:r>
      <w:r>
        <w:rPr>
          <w:sz w:val="24"/>
        </w:rPr>
        <w:t>between</w:t>
      </w:r>
      <w:r>
        <w:rPr>
          <w:spacing w:val="-7"/>
          <w:sz w:val="24"/>
        </w:rPr>
        <w:t xml:space="preserve"> </w:t>
      </w:r>
      <w:r>
        <w:rPr>
          <w:sz w:val="24"/>
        </w:rPr>
        <w:t>warehouses</w:t>
      </w:r>
      <w:r>
        <w:rPr>
          <w:spacing w:val="-5"/>
          <w:sz w:val="24"/>
        </w:rPr>
        <w:t xml:space="preserve"> </w:t>
      </w:r>
      <w:r>
        <w:rPr>
          <w:sz w:val="24"/>
        </w:rPr>
        <w:t>at minimum</w:t>
      </w:r>
      <w:r>
        <w:rPr>
          <w:spacing w:val="-7"/>
          <w:sz w:val="24"/>
        </w:rPr>
        <w:t xml:space="preserve"> </w:t>
      </w:r>
      <w:r>
        <w:rPr>
          <w:sz w:val="24"/>
        </w:rPr>
        <w:t>cost.</w:t>
      </w:r>
      <w:r>
        <w:rPr>
          <w:spacing w:val="-9"/>
          <w:sz w:val="24"/>
        </w:rPr>
        <w:t xml:space="preserve"> </w:t>
      </w:r>
      <w:r>
        <w:rPr>
          <w:sz w:val="24"/>
        </w:rPr>
        <w:t>Each</w:t>
      </w:r>
      <w:r>
        <w:rPr>
          <w:spacing w:val="-7"/>
          <w:sz w:val="24"/>
        </w:rPr>
        <w:t xml:space="preserve"> </w:t>
      </w:r>
      <w:r>
        <w:rPr>
          <w:sz w:val="24"/>
        </w:rPr>
        <w:t>route</w:t>
      </w:r>
      <w:r>
        <w:rPr>
          <w:spacing w:val="-4"/>
          <w:sz w:val="24"/>
        </w:rPr>
        <w:t xml:space="preserve"> </w:t>
      </w:r>
      <w:r>
        <w:rPr>
          <w:sz w:val="24"/>
        </w:rPr>
        <w:t>between</w:t>
      </w:r>
      <w:r>
        <w:rPr>
          <w:spacing w:val="-7"/>
          <w:sz w:val="24"/>
        </w:rPr>
        <w:t xml:space="preserve"> </w:t>
      </w:r>
      <w:r>
        <w:rPr>
          <w:sz w:val="24"/>
        </w:rPr>
        <w:t>warehouses has an associated travel cost (fuel + time). The company wants to determine the least-cost path from</w:t>
      </w:r>
      <w:r>
        <w:rPr>
          <w:spacing w:val="-7"/>
          <w:sz w:val="24"/>
        </w:rPr>
        <w:t xml:space="preserve"> </w:t>
      </w:r>
      <w:r>
        <w:rPr>
          <w:sz w:val="24"/>
        </w:rPr>
        <w:t xml:space="preserve">the starting warehouse </w:t>
      </w:r>
      <w:r>
        <w:rPr>
          <w:b/>
          <w:sz w:val="24"/>
        </w:rPr>
        <w:t>S</w:t>
      </w:r>
      <w:r>
        <w:rPr>
          <w:b/>
          <w:spacing w:val="-2"/>
          <w:sz w:val="24"/>
        </w:rPr>
        <w:t xml:space="preserve"> </w:t>
      </w:r>
      <w:r>
        <w:rPr>
          <w:sz w:val="24"/>
        </w:rPr>
        <w:t>to</w:t>
      </w:r>
      <w:r>
        <w:rPr>
          <w:spacing w:val="-2"/>
          <w:sz w:val="24"/>
        </w:rPr>
        <w:t xml:space="preserve"> </w:t>
      </w:r>
      <w:r>
        <w:rPr>
          <w:sz w:val="24"/>
        </w:rPr>
        <w:t>the destination</w:t>
      </w:r>
      <w:r>
        <w:rPr>
          <w:spacing w:val="-3"/>
          <w:sz w:val="24"/>
        </w:rPr>
        <w:t xml:space="preserve"> </w:t>
      </w:r>
      <w:r>
        <w:rPr>
          <w:sz w:val="24"/>
        </w:rPr>
        <w:t>warehouse G using the Uniform Cost Search (UCS) algorithm.</w:t>
      </w:r>
    </w:p>
    <w:p w14:paraId="7402FF8D" w14:textId="77777777" w:rsidR="009A4DFE" w:rsidRDefault="009A4DFE">
      <w:pPr>
        <w:pStyle w:val="BodyText"/>
        <w:spacing w:before="140"/>
      </w:pPr>
    </w:p>
    <w:p w14:paraId="3212B8AA" w14:textId="77777777" w:rsidR="009A4DFE" w:rsidRDefault="00DE55D4">
      <w:pPr>
        <w:pStyle w:val="BodyText"/>
        <w:ind w:left="1892"/>
      </w:pPr>
      <w:r>
        <w:t>The</w:t>
      </w:r>
      <w:r>
        <w:rPr>
          <w:spacing w:val="-4"/>
        </w:rPr>
        <w:t xml:space="preserve"> </w:t>
      </w:r>
      <w:r>
        <w:t>delivery</w:t>
      </w:r>
      <w:r>
        <w:rPr>
          <w:spacing w:val="-1"/>
        </w:rPr>
        <w:t xml:space="preserve"> </w:t>
      </w:r>
      <w:r>
        <w:t>network</w:t>
      </w:r>
      <w:r>
        <w:rPr>
          <w:spacing w:val="-1"/>
        </w:rPr>
        <w:t xml:space="preserve"> </w:t>
      </w:r>
      <w:r>
        <w:t>is</w:t>
      </w:r>
      <w:r>
        <w:rPr>
          <w:spacing w:val="-3"/>
        </w:rPr>
        <w:t xml:space="preserve"> </w:t>
      </w:r>
      <w:r>
        <w:t>represented</w:t>
      </w:r>
      <w:r>
        <w:rPr>
          <w:spacing w:val="-1"/>
        </w:rPr>
        <w:t xml:space="preserve"> </w:t>
      </w:r>
      <w:r>
        <w:t>as</w:t>
      </w:r>
      <w:r>
        <w:rPr>
          <w:spacing w:val="-3"/>
        </w:rPr>
        <w:t xml:space="preserve"> </w:t>
      </w:r>
      <w:r>
        <w:t>a</w:t>
      </w:r>
      <w:r>
        <w:rPr>
          <w:spacing w:val="-2"/>
        </w:rPr>
        <w:t xml:space="preserve"> </w:t>
      </w:r>
      <w:r>
        <w:t>weighted</w:t>
      </w:r>
      <w:r>
        <w:rPr>
          <w:spacing w:val="-5"/>
        </w:rPr>
        <w:t xml:space="preserve"> </w:t>
      </w:r>
      <w:r>
        <w:rPr>
          <w:spacing w:val="-2"/>
        </w:rPr>
        <w:t>graph:</w:t>
      </w:r>
    </w:p>
    <w:p w14:paraId="13430FBA" w14:textId="77777777" w:rsidR="009A4DFE" w:rsidRDefault="00DE55D4">
      <w:pPr>
        <w:pStyle w:val="BodyText"/>
        <w:spacing w:before="7"/>
        <w:rPr>
          <w:sz w:val="15"/>
        </w:rPr>
      </w:pPr>
      <w:r>
        <w:rPr>
          <w:noProof/>
          <w:sz w:val="15"/>
        </w:rPr>
        <w:drawing>
          <wp:anchor distT="0" distB="0" distL="0" distR="0" simplePos="0" relativeHeight="487591936" behindDoc="1" locked="0" layoutInCell="1" allowOverlap="1" wp14:anchorId="4B9CFCCE" wp14:editId="609B4D5D">
            <wp:simplePos x="0" y="0"/>
            <wp:positionH relativeFrom="page">
              <wp:posOffset>2585720</wp:posOffset>
            </wp:positionH>
            <wp:positionV relativeFrom="paragraph">
              <wp:posOffset>129726</wp:posOffset>
            </wp:positionV>
            <wp:extent cx="2914650" cy="1409700"/>
            <wp:effectExtent l="0" t="0" r="0" b="0"/>
            <wp:wrapTopAndBottom/>
            <wp:docPr id="10" name="Image 10" descr="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ownload.png"/>
                    <pic:cNvPicPr/>
                  </pic:nvPicPr>
                  <pic:blipFill>
                    <a:blip r:embed="rId10" cstate="print"/>
                    <a:stretch>
                      <a:fillRect/>
                    </a:stretch>
                  </pic:blipFill>
                  <pic:spPr>
                    <a:xfrm>
                      <a:off x="0" y="0"/>
                      <a:ext cx="2914650" cy="1409700"/>
                    </a:xfrm>
                    <a:prstGeom prst="rect">
                      <a:avLst/>
                    </a:prstGeom>
                  </pic:spPr>
                </pic:pic>
              </a:graphicData>
            </a:graphic>
          </wp:anchor>
        </w:drawing>
      </w:r>
    </w:p>
    <w:p w14:paraId="0EBF0E5E" w14:textId="77777777" w:rsidR="009A4DFE" w:rsidRDefault="00DE55D4">
      <w:pPr>
        <w:spacing w:before="233"/>
        <w:ind w:left="1892"/>
        <w:rPr>
          <w:b/>
          <w:sz w:val="24"/>
        </w:rPr>
      </w:pPr>
      <w:r>
        <w:rPr>
          <w:b/>
          <w:spacing w:val="-2"/>
          <w:sz w:val="24"/>
        </w:rPr>
        <w:t>SOLUTION:</w:t>
      </w:r>
    </w:p>
    <w:p w14:paraId="5296DDAD" w14:textId="77777777" w:rsidR="009A4DFE" w:rsidRDefault="009A4DFE">
      <w:pPr>
        <w:pStyle w:val="BodyText"/>
        <w:spacing w:before="1"/>
        <w:rPr>
          <w:b/>
        </w:rPr>
      </w:pPr>
    </w:p>
    <w:p w14:paraId="00C3122A" w14:textId="77777777" w:rsidR="009A4DFE" w:rsidRDefault="00DE55D4">
      <w:pPr>
        <w:pStyle w:val="Heading3"/>
        <w:ind w:left="1892"/>
      </w:pPr>
      <w:r>
        <w:rPr>
          <w:spacing w:val="-4"/>
        </w:rPr>
        <w:t>Aim:</w:t>
      </w:r>
    </w:p>
    <w:p w14:paraId="569C8057" w14:textId="77777777" w:rsidR="009A4DFE" w:rsidRDefault="00DE55D4">
      <w:pPr>
        <w:pStyle w:val="BodyText"/>
        <w:spacing w:before="157" w:line="360" w:lineRule="auto"/>
        <w:ind w:left="1892" w:right="1076"/>
      </w:pPr>
      <w:r>
        <w:t>To</w:t>
      </w:r>
      <w:r>
        <w:rPr>
          <w:spacing w:val="-3"/>
        </w:rPr>
        <w:t xml:space="preserve"> </w:t>
      </w:r>
      <w:r>
        <w:t>determine</w:t>
      </w:r>
      <w:r>
        <w:rPr>
          <w:spacing w:val="-4"/>
        </w:rPr>
        <w:t xml:space="preserve"> </w:t>
      </w:r>
      <w:r>
        <w:t>the least-cost</w:t>
      </w:r>
      <w:r>
        <w:rPr>
          <w:spacing w:val="-3"/>
        </w:rPr>
        <w:t xml:space="preserve"> </w:t>
      </w:r>
      <w:r>
        <w:t>path</w:t>
      </w:r>
      <w:r>
        <w:rPr>
          <w:spacing w:val="-7"/>
        </w:rPr>
        <w:t xml:space="preserve"> </w:t>
      </w:r>
      <w:r>
        <w:t>from</w:t>
      </w:r>
      <w:r>
        <w:rPr>
          <w:spacing w:val="-11"/>
        </w:rPr>
        <w:t xml:space="preserve"> </w:t>
      </w:r>
      <w:r>
        <w:t>the</w:t>
      </w:r>
      <w:r>
        <w:rPr>
          <w:spacing w:val="-4"/>
        </w:rPr>
        <w:t xml:space="preserve"> </w:t>
      </w:r>
      <w:r>
        <w:t>starting warehouse</w:t>
      </w:r>
      <w:r>
        <w:rPr>
          <w:spacing w:val="-4"/>
        </w:rPr>
        <w:t xml:space="preserve"> </w:t>
      </w:r>
      <w:r>
        <w:t>S</w:t>
      </w:r>
      <w:r>
        <w:rPr>
          <w:spacing w:val="-6"/>
        </w:rPr>
        <w:t xml:space="preserve"> </w:t>
      </w:r>
      <w:r>
        <w:t>to</w:t>
      </w:r>
      <w:r>
        <w:rPr>
          <w:spacing w:val="-3"/>
        </w:rPr>
        <w:t xml:space="preserve"> </w:t>
      </w:r>
      <w:r>
        <w:t>the</w:t>
      </w:r>
      <w:r>
        <w:rPr>
          <w:spacing w:val="-4"/>
        </w:rPr>
        <w:t xml:space="preserve"> </w:t>
      </w:r>
      <w:r>
        <w:t>destination warehouse G using the Uniform Cost Search (UCS) algorithm.</w:t>
      </w:r>
    </w:p>
    <w:p w14:paraId="4CF47474" w14:textId="77777777" w:rsidR="009A4DFE" w:rsidRDefault="00DE55D4">
      <w:pPr>
        <w:pStyle w:val="Heading3"/>
        <w:spacing w:before="4"/>
        <w:ind w:left="1892"/>
      </w:pPr>
      <w:r>
        <w:t>Problem</w:t>
      </w:r>
      <w:r>
        <w:rPr>
          <w:spacing w:val="-11"/>
        </w:rPr>
        <w:t xml:space="preserve"> </w:t>
      </w:r>
      <w:r>
        <w:rPr>
          <w:spacing w:val="-2"/>
        </w:rPr>
        <w:t>Statement:</w:t>
      </w:r>
    </w:p>
    <w:p w14:paraId="59246C31" w14:textId="77777777" w:rsidR="009A4DFE" w:rsidRDefault="00DE55D4">
      <w:pPr>
        <w:pStyle w:val="BodyText"/>
        <w:spacing w:before="157" w:line="360" w:lineRule="auto"/>
        <w:ind w:left="1892" w:right="1076"/>
      </w:pPr>
      <w:r>
        <w:t>A</w:t>
      </w:r>
      <w:r>
        <w:rPr>
          <w:spacing w:val="-6"/>
        </w:rPr>
        <w:t xml:space="preserve"> </w:t>
      </w:r>
      <w:r>
        <w:t>logistics</w:t>
      </w:r>
      <w:r>
        <w:rPr>
          <w:spacing w:val="-7"/>
        </w:rPr>
        <w:t xml:space="preserve"> </w:t>
      </w:r>
      <w:r>
        <w:t>company</w:t>
      </w:r>
      <w:r>
        <w:rPr>
          <w:spacing w:val="-9"/>
        </w:rPr>
        <w:t xml:space="preserve"> </w:t>
      </w:r>
      <w:r>
        <w:t>must</w:t>
      </w:r>
      <w:r>
        <w:rPr>
          <w:spacing w:val="-5"/>
        </w:rPr>
        <w:t xml:space="preserve"> </w:t>
      </w:r>
      <w:r>
        <w:t>transport</w:t>
      </w:r>
      <w:r>
        <w:rPr>
          <w:spacing w:val="-5"/>
        </w:rPr>
        <w:t xml:space="preserve"> </w:t>
      </w:r>
      <w:r>
        <w:t>packages</w:t>
      </w:r>
      <w:r>
        <w:rPr>
          <w:spacing w:val="-7"/>
        </w:rPr>
        <w:t xml:space="preserve"> </w:t>
      </w:r>
      <w:r>
        <w:t>between</w:t>
      </w:r>
      <w:r>
        <w:rPr>
          <w:spacing w:val="-9"/>
        </w:rPr>
        <w:t xml:space="preserve"> </w:t>
      </w:r>
      <w:r>
        <w:t>warehouses</w:t>
      </w:r>
      <w:r>
        <w:rPr>
          <w:spacing w:val="-7"/>
        </w:rPr>
        <w:t xml:space="preserve"> </w:t>
      </w:r>
      <w:r>
        <w:t>while</w:t>
      </w:r>
      <w:r>
        <w:rPr>
          <w:spacing w:val="-1"/>
        </w:rPr>
        <w:t xml:space="preserve"> </w:t>
      </w:r>
      <w:r>
        <w:t>minimizing the total travel cost. The weighted graph below represents the delivery network.</w:t>
      </w:r>
    </w:p>
    <w:p w14:paraId="685AA420" w14:textId="77777777" w:rsidR="009A4DFE" w:rsidRDefault="00DE55D4">
      <w:pPr>
        <w:pStyle w:val="Heading3"/>
        <w:ind w:left="1892"/>
      </w:pPr>
      <w:r>
        <w:t>Uniform</w:t>
      </w:r>
      <w:r>
        <w:rPr>
          <w:spacing w:val="-7"/>
        </w:rPr>
        <w:t xml:space="preserve"> </w:t>
      </w:r>
      <w:r>
        <w:t>Cost</w:t>
      </w:r>
      <w:r>
        <w:rPr>
          <w:spacing w:val="-7"/>
        </w:rPr>
        <w:t xml:space="preserve"> </w:t>
      </w:r>
      <w:r>
        <w:t>Search</w:t>
      </w:r>
      <w:r>
        <w:rPr>
          <w:spacing w:val="-11"/>
        </w:rPr>
        <w:t xml:space="preserve"> </w:t>
      </w:r>
      <w:r>
        <w:rPr>
          <w:spacing w:val="-2"/>
        </w:rPr>
        <w:t>(UCS):</w:t>
      </w:r>
    </w:p>
    <w:p w14:paraId="7857448D" w14:textId="77777777" w:rsidR="009A4DFE" w:rsidRDefault="00DE55D4">
      <w:pPr>
        <w:pStyle w:val="BodyText"/>
        <w:spacing w:before="152" w:line="360" w:lineRule="auto"/>
        <w:ind w:left="1892" w:right="1076"/>
      </w:pPr>
      <w:r>
        <w:t>Uniform</w:t>
      </w:r>
      <w:r>
        <w:rPr>
          <w:spacing w:val="-11"/>
        </w:rPr>
        <w:t xml:space="preserve"> </w:t>
      </w:r>
      <w:r>
        <w:t>Cost Search</w:t>
      </w:r>
      <w:r>
        <w:rPr>
          <w:spacing w:val="-7"/>
        </w:rPr>
        <w:t xml:space="preserve"> </w:t>
      </w:r>
      <w:r>
        <w:t>expands</w:t>
      </w:r>
      <w:r>
        <w:rPr>
          <w:spacing w:val="-4"/>
        </w:rPr>
        <w:t xml:space="preserve"> </w:t>
      </w:r>
      <w:r>
        <w:t>the</w:t>
      </w:r>
      <w:r>
        <w:rPr>
          <w:spacing w:val="-3"/>
        </w:rPr>
        <w:t xml:space="preserve"> </w:t>
      </w:r>
      <w:r>
        <w:t>node</w:t>
      </w:r>
      <w:r>
        <w:rPr>
          <w:spacing w:val="-3"/>
        </w:rPr>
        <w:t xml:space="preserve"> </w:t>
      </w:r>
      <w:r>
        <w:t>with</w:t>
      </w:r>
      <w:r>
        <w:rPr>
          <w:spacing w:val="-7"/>
        </w:rPr>
        <w:t xml:space="preserve"> </w:t>
      </w:r>
      <w:r>
        <w:t>the lowest cumulative</w:t>
      </w:r>
      <w:r>
        <w:rPr>
          <w:spacing w:val="-3"/>
        </w:rPr>
        <w:t xml:space="preserve"> </w:t>
      </w:r>
      <w:r>
        <w:t>path</w:t>
      </w:r>
      <w:r>
        <w:rPr>
          <w:spacing w:val="-7"/>
        </w:rPr>
        <w:t xml:space="preserve"> </w:t>
      </w:r>
      <w:r>
        <w:t>cost</w:t>
      </w:r>
      <w:r>
        <w:rPr>
          <w:spacing w:val="-2"/>
        </w:rPr>
        <w:t xml:space="preserve"> </w:t>
      </w:r>
      <w:r>
        <w:t>first. It guarantees the optimal path when all edge costs are non-negative.</w:t>
      </w:r>
    </w:p>
    <w:p w14:paraId="46EDC8C3" w14:textId="77777777" w:rsidR="009A4DFE" w:rsidRDefault="00DE55D4">
      <w:pPr>
        <w:pStyle w:val="Heading3"/>
        <w:spacing w:before="8"/>
      </w:pPr>
      <w:r>
        <w:t>Step-by-Step</w:t>
      </w:r>
      <w:r>
        <w:rPr>
          <w:spacing w:val="-17"/>
        </w:rPr>
        <w:t xml:space="preserve"> </w:t>
      </w:r>
      <w:r>
        <w:rPr>
          <w:spacing w:val="-4"/>
        </w:rPr>
        <w:t>UCS:</w:t>
      </w:r>
    </w:p>
    <w:p w14:paraId="2B3BBE47" w14:textId="77777777" w:rsidR="009A4DFE" w:rsidRDefault="009A4DFE">
      <w:pPr>
        <w:pStyle w:val="BodyText"/>
        <w:rPr>
          <w:b/>
          <w:sz w:val="14"/>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1"/>
      </w:tblGrid>
      <w:tr w:rsidR="009A4DFE" w14:paraId="2F1C1A77" w14:textId="77777777">
        <w:trPr>
          <w:trHeight w:val="417"/>
        </w:trPr>
        <w:tc>
          <w:tcPr>
            <w:tcW w:w="2882" w:type="dxa"/>
          </w:tcPr>
          <w:p w14:paraId="2DFF70AD" w14:textId="77777777" w:rsidR="009A4DFE" w:rsidRDefault="00DE55D4">
            <w:pPr>
              <w:pStyle w:val="TableParagraph"/>
              <w:spacing w:line="268" w:lineRule="exact"/>
              <w:ind w:left="825"/>
              <w:jc w:val="center"/>
              <w:rPr>
                <w:sz w:val="24"/>
              </w:rPr>
            </w:pPr>
            <w:r>
              <w:rPr>
                <w:spacing w:val="-4"/>
                <w:sz w:val="24"/>
              </w:rPr>
              <w:t>Step</w:t>
            </w:r>
          </w:p>
        </w:tc>
        <w:tc>
          <w:tcPr>
            <w:tcW w:w="2881" w:type="dxa"/>
          </w:tcPr>
          <w:p w14:paraId="3B92703E" w14:textId="77777777" w:rsidR="009A4DFE" w:rsidRDefault="00DE55D4">
            <w:pPr>
              <w:pStyle w:val="TableParagraph"/>
              <w:spacing w:line="268" w:lineRule="exact"/>
              <w:ind w:left="825" w:right="5"/>
              <w:jc w:val="center"/>
              <w:rPr>
                <w:sz w:val="24"/>
              </w:rPr>
            </w:pPr>
            <w:r>
              <w:rPr>
                <w:sz w:val="24"/>
              </w:rPr>
              <w:t>Expanded</w:t>
            </w:r>
            <w:r>
              <w:rPr>
                <w:spacing w:val="-7"/>
                <w:sz w:val="24"/>
              </w:rPr>
              <w:t xml:space="preserve"> </w:t>
            </w:r>
            <w:r>
              <w:rPr>
                <w:spacing w:val="-4"/>
                <w:sz w:val="24"/>
              </w:rPr>
              <w:t>Node</w:t>
            </w:r>
          </w:p>
        </w:tc>
        <w:tc>
          <w:tcPr>
            <w:tcW w:w="2881" w:type="dxa"/>
          </w:tcPr>
          <w:p w14:paraId="7BE8DABA" w14:textId="77777777" w:rsidR="009A4DFE" w:rsidRDefault="00DE55D4">
            <w:pPr>
              <w:pStyle w:val="TableParagraph"/>
              <w:spacing w:line="268" w:lineRule="exact"/>
              <w:ind w:left="825" w:right="7"/>
              <w:jc w:val="center"/>
              <w:rPr>
                <w:sz w:val="24"/>
              </w:rPr>
            </w:pPr>
            <w:r>
              <w:rPr>
                <w:sz w:val="24"/>
              </w:rPr>
              <w:t>Path</w:t>
            </w:r>
            <w:r>
              <w:rPr>
                <w:spacing w:val="1"/>
                <w:sz w:val="24"/>
              </w:rPr>
              <w:t xml:space="preserve"> </w:t>
            </w:r>
            <w:r>
              <w:rPr>
                <w:spacing w:val="-4"/>
                <w:sz w:val="24"/>
              </w:rPr>
              <w:t>Cost</w:t>
            </w:r>
          </w:p>
        </w:tc>
      </w:tr>
      <w:tr w:rsidR="009A4DFE" w14:paraId="1153625B" w14:textId="77777777" w:rsidTr="006D2E5F">
        <w:trPr>
          <w:trHeight w:val="277"/>
        </w:trPr>
        <w:tc>
          <w:tcPr>
            <w:tcW w:w="2882" w:type="dxa"/>
          </w:tcPr>
          <w:p w14:paraId="64301BAC" w14:textId="77777777" w:rsidR="009A4DFE" w:rsidRDefault="00DE55D4">
            <w:pPr>
              <w:pStyle w:val="TableParagraph"/>
              <w:spacing w:line="268" w:lineRule="exact"/>
              <w:ind w:left="825" w:right="4"/>
              <w:jc w:val="center"/>
              <w:rPr>
                <w:sz w:val="24"/>
              </w:rPr>
            </w:pPr>
            <w:r>
              <w:rPr>
                <w:spacing w:val="-10"/>
                <w:sz w:val="24"/>
              </w:rPr>
              <w:t>1</w:t>
            </w:r>
          </w:p>
        </w:tc>
        <w:tc>
          <w:tcPr>
            <w:tcW w:w="2881" w:type="dxa"/>
          </w:tcPr>
          <w:p w14:paraId="24A28A86" w14:textId="77777777" w:rsidR="009A4DFE" w:rsidRDefault="00DE55D4">
            <w:pPr>
              <w:pStyle w:val="TableParagraph"/>
              <w:spacing w:line="268" w:lineRule="exact"/>
              <w:ind w:left="825" w:right="2"/>
              <w:jc w:val="center"/>
              <w:rPr>
                <w:sz w:val="24"/>
              </w:rPr>
            </w:pPr>
            <w:r>
              <w:rPr>
                <w:spacing w:val="-10"/>
                <w:sz w:val="24"/>
              </w:rPr>
              <w:t>S</w:t>
            </w:r>
          </w:p>
        </w:tc>
        <w:tc>
          <w:tcPr>
            <w:tcW w:w="2881" w:type="dxa"/>
          </w:tcPr>
          <w:p w14:paraId="0AA905E2" w14:textId="77777777" w:rsidR="009A4DFE" w:rsidRDefault="00DE55D4">
            <w:pPr>
              <w:pStyle w:val="TableParagraph"/>
              <w:spacing w:line="268" w:lineRule="exact"/>
              <w:ind w:left="825" w:right="5"/>
              <w:jc w:val="center"/>
              <w:rPr>
                <w:sz w:val="24"/>
              </w:rPr>
            </w:pPr>
            <w:r>
              <w:rPr>
                <w:spacing w:val="-10"/>
                <w:sz w:val="24"/>
              </w:rPr>
              <w:t>0</w:t>
            </w:r>
          </w:p>
        </w:tc>
      </w:tr>
      <w:tr w:rsidR="009A4DFE" w14:paraId="3AAECF6B" w14:textId="77777777" w:rsidTr="006D2E5F">
        <w:trPr>
          <w:trHeight w:val="283"/>
        </w:trPr>
        <w:tc>
          <w:tcPr>
            <w:tcW w:w="2882" w:type="dxa"/>
          </w:tcPr>
          <w:p w14:paraId="46F0F9D3" w14:textId="77777777" w:rsidR="009A4DFE" w:rsidRDefault="00DE55D4">
            <w:pPr>
              <w:pStyle w:val="TableParagraph"/>
              <w:spacing w:line="268" w:lineRule="exact"/>
              <w:ind w:left="825" w:right="4"/>
              <w:jc w:val="center"/>
              <w:rPr>
                <w:sz w:val="24"/>
              </w:rPr>
            </w:pPr>
            <w:r>
              <w:rPr>
                <w:spacing w:val="-10"/>
                <w:sz w:val="24"/>
              </w:rPr>
              <w:t>2</w:t>
            </w:r>
          </w:p>
        </w:tc>
        <w:tc>
          <w:tcPr>
            <w:tcW w:w="2881" w:type="dxa"/>
          </w:tcPr>
          <w:p w14:paraId="25ACF968" w14:textId="77777777" w:rsidR="009A4DFE" w:rsidRDefault="00DE55D4">
            <w:pPr>
              <w:pStyle w:val="TableParagraph"/>
              <w:spacing w:line="268" w:lineRule="exact"/>
              <w:ind w:left="825"/>
              <w:jc w:val="center"/>
              <w:rPr>
                <w:sz w:val="24"/>
              </w:rPr>
            </w:pPr>
            <w:r>
              <w:rPr>
                <w:spacing w:val="-10"/>
                <w:sz w:val="24"/>
              </w:rPr>
              <w:t>A</w:t>
            </w:r>
          </w:p>
        </w:tc>
        <w:tc>
          <w:tcPr>
            <w:tcW w:w="2881" w:type="dxa"/>
          </w:tcPr>
          <w:p w14:paraId="77E8D7E1" w14:textId="77777777" w:rsidR="009A4DFE" w:rsidRDefault="00DE55D4">
            <w:pPr>
              <w:pStyle w:val="TableParagraph"/>
              <w:spacing w:line="268" w:lineRule="exact"/>
              <w:ind w:left="825" w:right="5"/>
              <w:jc w:val="center"/>
              <w:rPr>
                <w:sz w:val="24"/>
              </w:rPr>
            </w:pPr>
            <w:r>
              <w:rPr>
                <w:spacing w:val="-10"/>
                <w:sz w:val="24"/>
              </w:rPr>
              <w:t>1</w:t>
            </w:r>
          </w:p>
        </w:tc>
      </w:tr>
      <w:tr w:rsidR="009A4DFE" w14:paraId="1705F21D" w14:textId="77777777" w:rsidTr="006D2E5F">
        <w:trPr>
          <w:trHeight w:val="289"/>
        </w:trPr>
        <w:tc>
          <w:tcPr>
            <w:tcW w:w="2882" w:type="dxa"/>
          </w:tcPr>
          <w:p w14:paraId="5F581F4D" w14:textId="77777777" w:rsidR="009A4DFE" w:rsidRDefault="00DE55D4">
            <w:pPr>
              <w:pStyle w:val="TableParagraph"/>
              <w:spacing w:line="268" w:lineRule="exact"/>
              <w:ind w:left="825" w:right="4"/>
              <w:jc w:val="center"/>
              <w:rPr>
                <w:sz w:val="24"/>
              </w:rPr>
            </w:pPr>
            <w:r>
              <w:rPr>
                <w:spacing w:val="-10"/>
                <w:sz w:val="24"/>
              </w:rPr>
              <w:t>3</w:t>
            </w:r>
          </w:p>
        </w:tc>
        <w:tc>
          <w:tcPr>
            <w:tcW w:w="2881" w:type="dxa"/>
          </w:tcPr>
          <w:p w14:paraId="52B5A83C" w14:textId="77777777" w:rsidR="009A4DFE" w:rsidRDefault="00DE55D4">
            <w:pPr>
              <w:pStyle w:val="TableParagraph"/>
              <w:spacing w:line="268" w:lineRule="exact"/>
              <w:ind w:left="825" w:right="4"/>
              <w:jc w:val="center"/>
              <w:rPr>
                <w:sz w:val="24"/>
              </w:rPr>
            </w:pPr>
            <w:r>
              <w:rPr>
                <w:spacing w:val="-10"/>
                <w:sz w:val="24"/>
              </w:rPr>
              <w:t>C</w:t>
            </w:r>
          </w:p>
        </w:tc>
        <w:tc>
          <w:tcPr>
            <w:tcW w:w="2881" w:type="dxa"/>
          </w:tcPr>
          <w:p w14:paraId="1E03E8C8" w14:textId="77777777" w:rsidR="009A4DFE" w:rsidRDefault="00DE55D4">
            <w:pPr>
              <w:pStyle w:val="TableParagraph"/>
              <w:spacing w:line="268" w:lineRule="exact"/>
              <w:ind w:left="825" w:right="5"/>
              <w:jc w:val="center"/>
              <w:rPr>
                <w:sz w:val="24"/>
              </w:rPr>
            </w:pPr>
            <w:r>
              <w:rPr>
                <w:spacing w:val="-10"/>
                <w:sz w:val="24"/>
              </w:rPr>
              <w:t>2</w:t>
            </w:r>
          </w:p>
        </w:tc>
      </w:tr>
      <w:tr w:rsidR="009A4DFE" w14:paraId="63B39591" w14:textId="77777777" w:rsidTr="006D2E5F">
        <w:trPr>
          <w:trHeight w:val="140"/>
        </w:trPr>
        <w:tc>
          <w:tcPr>
            <w:tcW w:w="2882" w:type="dxa"/>
          </w:tcPr>
          <w:p w14:paraId="5A25F184" w14:textId="77777777" w:rsidR="009A4DFE" w:rsidRDefault="00DE55D4">
            <w:pPr>
              <w:pStyle w:val="TableParagraph"/>
              <w:spacing w:line="268" w:lineRule="exact"/>
              <w:ind w:left="825" w:right="4"/>
              <w:jc w:val="center"/>
              <w:rPr>
                <w:sz w:val="24"/>
              </w:rPr>
            </w:pPr>
            <w:r>
              <w:rPr>
                <w:spacing w:val="-10"/>
                <w:sz w:val="24"/>
              </w:rPr>
              <w:t>4</w:t>
            </w:r>
          </w:p>
        </w:tc>
        <w:tc>
          <w:tcPr>
            <w:tcW w:w="2881" w:type="dxa"/>
          </w:tcPr>
          <w:p w14:paraId="7CAF2A85" w14:textId="77777777" w:rsidR="009A4DFE" w:rsidRDefault="00DE55D4">
            <w:pPr>
              <w:pStyle w:val="TableParagraph"/>
              <w:spacing w:line="268" w:lineRule="exact"/>
              <w:ind w:left="825" w:right="4"/>
              <w:jc w:val="center"/>
              <w:rPr>
                <w:sz w:val="24"/>
              </w:rPr>
            </w:pPr>
            <w:r>
              <w:rPr>
                <w:spacing w:val="-10"/>
                <w:sz w:val="24"/>
              </w:rPr>
              <w:t>B</w:t>
            </w:r>
          </w:p>
        </w:tc>
        <w:tc>
          <w:tcPr>
            <w:tcW w:w="2881" w:type="dxa"/>
          </w:tcPr>
          <w:p w14:paraId="66FF1ACA" w14:textId="77777777" w:rsidR="009A4DFE" w:rsidRDefault="00DE55D4">
            <w:pPr>
              <w:pStyle w:val="TableParagraph"/>
              <w:spacing w:line="268" w:lineRule="exact"/>
              <w:ind w:left="825" w:right="5"/>
              <w:jc w:val="center"/>
              <w:rPr>
                <w:sz w:val="24"/>
              </w:rPr>
            </w:pPr>
            <w:r>
              <w:rPr>
                <w:spacing w:val="-10"/>
                <w:sz w:val="24"/>
              </w:rPr>
              <w:t>4</w:t>
            </w:r>
          </w:p>
        </w:tc>
      </w:tr>
    </w:tbl>
    <w:p w14:paraId="2283A54A" w14:textId="77777777" w:rsidR="009A4DFE" w:rsidRDefault="009A4DFE">
      <w:pPr>
        <w:pStyle w:val="BodyText"/>
        <w:spacing w:before="3"/>
        <w:rPr>
          <w:b/>
          <w:sz w:val="2"/>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1"/>
      </w:tblGrid>
      <w:tr w:rsidR="009A4DFE" w14:paraId="12F75FFA" w14:textId="77777777" w:rsidTr="006D2E5F">
        <w:trPr>
          <w:trHeight w:val="244"/>
        </w:trPr>
        <w:tc>
          <w:tcPr>
            <w:tcW w:w="2882" w:type="dxa"/>
          </w:tcPr>
          <w:p w14:paraId="2F68C58D" w14:textId="77777777" w:rsidR="009A4DFE" w:rsidRDefault="00DE55D4">
            <w:pPr>
              <w:pStyle w:val="TableParagraph"/>
              <w:spacing w:line="268" w:lineRule="exact"/>
              <w:ind w:right="963"/>
              <w:jc w:val="right"/>
              <w:rPr>
                <w:sz w:val="24"/>
              </w:rPr>
            </w:pPr>
            <w:r>
              <w:rPr>
                <w:spacing w:val="-10"/>
                <w:sz w:val="24"/>
              </w:rPr>
              <w:t>5</w:t>
            </w:r>
          </w:p>
        </w:tc>
        <w:tc>
          <w:tcPr>
            <w:tcW w:w="2881" w:type="dxa"/>
          </w:tcPr>
          <w:p w14:paraId="616F7881" w14:textId="77777777" w:rsidR="009A4DFE" w:rsidRDefault="00DE55D4">
            <w:pPr>
              <w:pStyle w:val="TableParagraph"/>
              <w:spacing w:line="268" w:lineRule="exact"/>
              <w:ind w:right="934"/>
              <w:jc w:val="right"/>
              <w:rPr>
                <w:sz w:val="24"/>
              </w:rPr>
            </w:pPr>
            <w:r>
              <w:rPr>
                <w:spacing w:val="-10"/>
                <w:sz w:val="24"/>
              </w:rPr>
              <w:t>D</w:t>
            </w:r>
          </w:p>
        </w:tc>
        <w:tc>
          <w:tcPr>
            <w:tcW w:w="2881" w:type="dxa"/>
          </w:tcPr>
          <w:p w14:paraId="0C6ED53E" w14:textId="77777777" w:rsidR="009A4DFE" w:rsidRDefault="00DE55D4">
            <w:pPr>
              <w:pStyle w:val="TableParagraph"/>
              <w:spacing w:line="268" w:lineRule="exact"/>
              <w:ind w:right="963"/>
              <w:jc w:val="right"/>
              <w:rPr>
                <w:sz w:val="24"/>
              </w:rPr>
            </w:pPr>
            <w:r>
              <w:rPr>
                <w:spacing w:val="-10"/>
                <w:sz w:val="24"/>
              </w:rPr>
              <w:t>3</w:t>
            </w:r>
          </w:p>
        </w:tc>
      </w:tr>
      <w:tr w:rsidR="009A4DFE" w14:paraId="59ACCD7E" w14:textId="77777777" w:rsidTr="006D2E5F">
        <w:trPr>
          <w:trHeight w:val="250"/>
        </w:trPr>
        <w:tc>
          <w:tcPr>
            <w:tcW w:w="2882" w:type="dxa"/>
          </w:tcPr>
          <w:p w14:paraId="3729B2FE" w14:textId="77777777" w:rsidR="009A4DFE" w:rsidRDefault="00DE55D4">
            <w:pPr>
              <w:pStyle w:val="TableParagraph"/>
              <w:spacing w:line="268" w:lineRule="exact"/>
              <w:ind w:right="963"/>
              <w:jc w:val="right"/>
              <w:rPr>
                <w:sz w:val="24"/>
              </w:rPr>
            </w:pPr>
            <w:r>
              <w:rPr>
                <w:spacing w:val="-10"/>
                <w:sz w:val="24"/>
              </w:rPr>
              <w:t>6</w:t>
            </w:r>
          </w:p>
        </w:tc>
        <w:tc>
          <w:tcPr>
            <w:tcW w:w="2881" w:type="dxa"/>
          </w:tcPr>
          <w:p w14:paraId="55C48474" w14:textId="77777777" w:rsidR="009A4DFE" w:rsidRDefault="00DE55D4">
            <w:pPr>
              <w:pStyle w:val="TableParagraph"/>
              <w:spacing w:line="268" w:lineRule="exact"/>
              <w:ind w:right="934"/>
              <w:jc w:val="right"/>
              <w:rPr>
                <w:sz w:val="24"/>
              </w:rPr>
            </w:pPr>
            <w:r>
              <w:rPr>
                <w:spacing w:val="-10"/>
                <w:sz w:val="24"/>
              </w:rPr>
              <w:t>G</w:t>
            </w:r>
          </w:p>
        </w:tc>
        <w:tc>
          <w:tcPr>
            <w:tcW w:w="2881" w:type="dxa"/>
          </w:tcPr>
          <w:p w14:paraId="6F1A293C" w14:textId="77777777" w:rsidR="009A4DFE" w:rsidRDefault="00DE55D4">
            <w:pPr>
              <w:pStyle w:val="TableParagraph"/>
              <w:spacing w:line="268" w:lineRule="exact"/>
              <w:ind w:right="963"/>
              <w:jc w:val="right"/>
              <w:rPr>
                <w:sz w:val="24"/>
              </w:rPr>
            </w:pPr>
            <w:r>
              <w:rPr>
                <w:spacing w:val="-10"/>
                <w:sz w:val="24"/>
              </w:rPr>
              <w:t>4</w:t>
            </w:r>
          </w:p>
        </w:tc>
      </w:tr>
    </w:tbl>
    <w:p w14:paraId="05322F0D" w14:textId="77777777" w:rsidR="006D2E5F" w:rsidRDefault="006D2E5F">
      <w:pPr>
        <w:pStyle w:val="Heading3"/>
      </w:pPr>
    </w:p>
    <w:p w14:paraId="4B618B03" w14:textId="77777777" w:rsidR="006D2E5F" w:rsidRDefault="006D2E5F">
      <w:pPr>
        <w:pStyle w:val="Heading3"/>
      </w:pPr>
    </w:p>
    <w:p w14:paraId="52E39FB7" w14:textId="77777777" w:rsidR="006D2E5F" w:rsidRDefault="006D2E5F">
      <w:pPr>
        <w:pStyle w:val="Heading3"/>
      </w:pPr>
    </w:p>
    <w:p w14:paraId="367B51FA" w14:textId="77777777" w:rsidR="006D2E5F" w:rsidRDefault="006D2E5F">
      <w:pPr>
        <w:pStyle w:val="Heading3"/>
      </w:pPr>
    </w:p>
    <w:p w14:paraId="55544DCA" w14:textId="017311B7" w:rsidR="009A4DFE" w:rsidRDefault="00DE55D4">
      <w:pPr>
        <w:pStyle w:val="Heading3"/>
      </w:pPr>
      <w:r>
        <w:lastRenderedPageBreak/>
        <w:t>Cost</w:t>
      </w:r>
      <w:r>
        <w:rPr>
          <w:spacing w:val="-10"/>
        </w:rPr>
        <w:t xml:space="preserve"> </w:t>
      </w:r>
      <w:r>
        <w:rPr>
          <w:spacing w:val="-2"/>
        </w:rPr>
        <w:t>Calculation:</w:t>
      </w:r>
    </w:p>
    <w:p w14:paraId="1E391142" w14:textId="77777777" w:rsidR="009A4DFE" w:rsidRDefault="00DE55D4">
      <w:pPr>
        <w:pStyle w:val="BodyText"/>
        <w:spacing w:before="151"/>
        <w:ind w:left="1892"/>
      </w:pPr>
      <w:r>
        <w:t>Possible</w:t>
      </w:r>
      <w:r>
        <w:rPr>
          <w:spacing w:val="-6"/>
        </w:rPr>
        <w:t xml:space="preserve"> </w:t>
      </w:r>
      <w:r>
        <w:rPr>
          <w:spacing w:val="-2"/>
        </w:rPr>
        <w:t>paths:</w:t>
      </w:r>
    </w:p>
    <w:p w14:paraId="0E57C069" w14:textId="77777777" w:rsidR="009A4DFE" w:rsidRDefault="00DE55D4">
      <w:pPr>
        <w:pStyle w:val="BodyText"/>
        <w:spacing w:before="142"/>
        <w:ind w:left="1892"/>
      </w:pPr>
      <w:r>
        <w:t>S</w:t>
      </w:r>
      <w:r>
        <w:rPr>
          <w:spacing w:val="2"/>
        </w:rPr>
        <w:t xml:space="preserve"> </w:t>
      </w:r>
      <w:r>
        <w:t>→</w:t>
      </w:r>
      <w:r>
        <w:rPr>
          <w:spacing w:val="2"/>
        </w:rPr>
        <w:t xml:space="preserve"> </w:t>
      </w:r>
      <w:r>
        <w:t>G</w:t>
      </w:r>
      <w:r>
        <w:rPr>
          <w:spacing w:val="-4"/>
        </w:rPr>
        <w:t xml:space="preserve"> </w:t>
      </w:r>
      <w:r>
        <w:t>=</w:t>
      </w:r>
      <w:r>
        <w:rPr>
          <w:spacing w:val="1"/>
        </w:rPr>
        <w:t xml:space="preserve"> </w:t>
      </w:r>
      <w:r>
        <w:rPr>
          <w:spacing w:val="-7"/>
        </w:rPr>
        <w:t>12</w:t>
      </w:r>
    </w:p>
    <w:p w14:paraId="577D2ECC" w14:textId="77777777" w:rsidR="009A4DFE" w:rsidRDefault="00DE55D4">
      <w:pPr>
        <w:pStyle w:val="BodyText"/>
        <w:spacing w:before="137" w:line="360" w:lineRule="auto"/>
        <w:ind w:left="1892" w:right="4979"/>
      </w:pPr>
      <w:r>
        <w:t>S → A</w:t>
      </w:r>
      <w:r>
        <w:rPr>
          <w:spacing w:val="-6"/>
        </w:rPr>
        <w:t xml:space="preserve"> </w:t>
      </w:r>
      <w:r>
        <w:t>→ B</w:t>
      </w:r>
      <w:r>
        <w:rPr>
          <w:spacing w:val="-2"/>
        </w:rPr>
        <w:t xml:space="preserve"> </w:t>
      </w:r>
      <w:r>
        <w:t>→</w:t>
      </w:r>
      <w:r>
        <w:rPr>
          <w:spacing w:val="-5"/>
        </w:rPr>
        <w:t xml:space="preserve"> </w:t>
      </w:r>
      <w:r>
        <w:t>D</w:t>
      </w:r>
      <w:r>
        <w:rPr>
          <w:spacing w:val="-1"/>
        </w:rPr>
        <w:t xml:space="preserve"> </w:t>
      </w:r>
      <w:r>
        <w:t>→</w:t>
      </w:r>
      <w:r>
        <w:rPr>
          <w:spacing w:val="-5"/>
        </w:rPr>
        <w:t xml:space="preserve"> </w:t>
      </w:r>
      <w:r>
        <w:t>G</w:t>
      </w:r>
      <w:r>
        <w:rPr>
          <w:spacing w:val="-1"/>
        </w:rPr>
        <w:t xml:space="preserve"> </w:t>
      </w:r>
      <w:r>
        <w:t>=</w:t>
      </w:r>
      <w:r>
        <w:rPr>
          <w:spacing w:val="-1"/>
        </w:rPr>
        <w:t xml:space="preserve"> </w:t>
      </w:r>
      <w:r>
        <w:t>1</w:t>
      </w:r>
      <w:r>
        <w:rPr>
          <w:spacing w:val="-5"/>
        </w:rPr>
        <w:t xml:space="preserve"> </w:t>
      </w:r>
      <w:r>
        <w:t>+</w:t>
      </w:r>
      <w:r>
        <w:rPr>
          <w:spacing w:val="-1"/>
        </w:rPr>
        <w:t xml:space="preserve"> </w:t>
      </w:r>
      <w:r>
        <w:t>3</w:t>
      </w:r>
      <w:r>
        <w:rPr>
          <w:spacing w:val="-5"/>
        </w:rPr>
        <w:t xml:space="preserve"> </w:t>
      </w:r>
      <w:r>
        <w:t>+</w:t>
      </w:r>
      <w:r>
        <w:rPr>
          <w:spacing w:val="-1"/>
        </w:rPr>
        <w:t xml:space="preserve"> </w:t>
      </w:r>
      <w:r>
        <w:t>3</w:t>
      </w:r>
      <w:r>
        <w:rPr>
          <w:spacing w:val="-5"/>
        </w:rPr>
        <w:t xml:space="preserve"> </w:t>
      </w:r>
      <w:r>
        <w:t>+</w:t>
      </w:r>
      <w:r>
        <w:rPr>
          <w:spacing w:val="-1"/>
        </w:rPr>
        <w:t xml:space="preserve"> </w:t>
      </w:r>
      <w:r>
        <w:t>3 =</w:t>
      </w:r>
      <w:r>
        <w:rPr>
          <w:spacing w:val="-6"/>
        </w:rPr>
        <w:t xml:space="preserve"> </w:t>
      </w:r>
      <w:r>
        <w:t>10 S → A → C → G = 1 + 1 + 2 = 4</w:t>
      </w:r>
    </w:p>
    <w:p w14:paraId="787919DA" w14:textId="77777777" w:rsidR="009A4DFE" w:rsidRDefault="00DE55D4">
      <w:pPr>
        <w:pStyle w:val="BodyText"/>
        <w:spacing w:line="274" w:lineRule="exact"/>
        <w:ind w:left="1892"/>
      </w:pPr>
      <w:r>
        <w:t>S</w:t>
      </w:r>
      <w:r>
        <w:rPr>
          <w:spacing w:val="2"/>
        </w:rPr>
        <w:t xml:space="preserve"> </w:t>
      </w:r>
      <w:r>
        <w:t>→</w:t>
      </w:r>
      <w:r>
        <w:rPr>
          <w:spacing w:val="2"/>
        </w:rPr>
        <w:t xml:space="preserve"> </w:t>
      </w:r>
      <w:r>
        <w:t>A</w:t>
      </w:r>
      <w:r>
        <w:rPr>
          <w:spacing w:val="-4"/>
        </w:rPr>
        <w:t xml:space="preserve"> </w:t>
      </w:r>
      <w:r>
        <w:t>→</w:t>
      </w:r>
      <w:r>
        <w:rPr>
          <w:spacing w:val="2"/>
        </w:rPr>
        <w:t xml:space="preserve"> </w:t>
      </w:r>
      <w:r>
        <w:t>C →</w:t>
      </w:r>
      <w:r>
        <w:rPr>
          <w:spacing w:val="-3"/>
        </w:rPr>
        <w:t xml:space="preserve"> </w:t>
      </w:r>
      <w:r>
        <w:t>D</w:t>
      </w:r>
      <w:r>
        <w:rPr>
          <w:spacing w:val="1"/>
        </w:rPr>
        <w:t xml:space="preserve"> </w:t>
      </w:r>
      <w:r>
        <w:t>→</w:t>
      </w:r>
      <w:r>
        <w:rPr>
          <w:spacing w:val="-3"/>
        </w:rPr>
        <w:t xml:space="preserve"> </w:t>
      </w:r>
      <w:r>
        <w:t>G</w:t>
      </w:r>
      <w:r>
        <w:rPr>
          <w:spacing w:val="1"/>
        </w:rPr>
        <w:t xml:space="preserve"> </w:t>
      </w:r>
      <w:r>
        <w:t>=</w:t>
      </w:r>
      <w:r>
        <w:rPr>
          <w:spacing w:val="1"/>
        </w:rPr>
        <w:t xml:space="preserve"> </w:t>
      </w:r>
      <w:r>
        <w:t>1</w:t>
      </w:r>
      <w:r>
        <w:rPr>
          <w:spacing w:val="-3"/>
        </w:rPr>
        <w:t xml:space="preserve"> </w:t>
      </w:r>
      <w:r>
        <w:t>+</w:t>
      </w:r>
      <w:r>
        <w:rPr>
          <w:spacing w:val="1"/>
        </w:rPr>
        <w:t xml:space="preserve"> </w:t>
      </w:r>
      <w:r>
        <w:t>1</w:t>
      </w:r>
      <w:r>
        <w:rPr>
          <w:spacing w:val="-3"/>
        </w:rPr>
        <w:t xml:space="preserve"> </w:t>
      </w:r>
      <w:r>
        <w:t>+</w:t>
      </w:r>
      <w:r>
        <w:rPr>
          <w:spacing w:val="1"/>
        </w:rPr>
        <w:t xml:space="preserve"> </w:t>
      </w:r>
      <w:r>
        <w:t>1</w:t>
      </w:r>
      <w:r>
        <w:rPr>
          <w:spacing w:val="-3"/>
        </w:rPr>
        <w:t xml:space="preserve"> </w:t>
      </w:r>
      <w:r>
        <w:t>+</w:t>
      </w:r>
      <w:r>
        <w:rPr>
          <w:spacing w:val="1"/>
        </w:rPr>
        <w:t xml:space="preserve"> </w:t>
      </w:r>
      <w:r>
        <w:t>3</w:t>
      </w:r>
      <w:r>
        <w:rPr>
          <w:spacing w:val="2"/>
        </w:rPr>
        <w:t xml:space="preserve"> </w:t>
      </w:r>
      <w:r>
        <w:t>=</w:t>
      </w:r>
      <w:r>
        <w:rPr>
          <w:spacing w:val="-4"/>
        </w:rPr>
        <w:t xml:space="preserve"> </w:t>
      </w:r>
      <w:r>
        <w:rPr>
          <w:spacing w:val="-10"/>
        </w:rPr>
        <w:t>6</w:t>
      </w:r>
    </w:p>
    <w:p w14:paraId="58E1C6EA" w14:textId="77777777" w:rsidR="009A4DFE" w:rsidRDefault="009A4DFE">
      <w:pPr>
        <w:pStyle w:val="BodyText"/>
      </w:pPr>
    </w:p>
    <w:p w14:paraId="6898EF9F" w14:textId="77777777" w:rsidR="009A4DFE" w:rsidRDefault="009A4DFE">
      <w:pPr>
        <w:pStyle w:val="BodyText"/>
        <w:spacing w:before="8"/>
      </w:pPr>
    </w:p>
    <w:p w14:paraId="4E2DA730" w14:textId="77777777" w:rsidR="009A4DFE" w:rsidRDefault="00DE55D4">
      <w:pPr>
        <w:pStyle w:val="Heading3"/>
        <w:ind w:left="1892"/>
      </w:pPr>
      <w:r>
        <w:t>Optimal</w:t>
      </w:r>
      <w:r>
        <w:rPr>
          <w:spacing w:val="-12"/>
        </w:rPr>
        <w:t xml:space="preserve"> </w:t>
      </w:r>
      <w:r>
        <w:rPr>
          <w:spacing w:val="-2"/>
        </w:rPr>
        <w:t>Solution:</w:t>
      </w:r>
    </w:p>
    <w:p w14:paraId="4873C304" w14:textId="77777777" w:rsidR="009A4DFE" w:rsidRDefault="00DE55D4">
      <w:pPr>
        <w:pStyle w:val="BodyText"/>
        <w:spacing w:before="152" w:line="364" w:lineRule="auto"/>
        <w:ind w:left="1892" w:right="5679"/>
      </w:pPr>
      <w:r>
        <w:t>Least-cost path:</w:t>
      </w:r>
      <w:r>
        <w:rPr>
          <w:spacing w:val="-4"/>
        </w:rPr>
        <w:t xml:space="preserve"> </w:t>
      </w:r>
      <w:r>
        <w:t>S</w:t>
      </w:r>
      <w:r>
        <w:rPr>
          <w:spacing w:val="-4"/>
        </w:rPr>
        <w:t xml:space="preserve"> </w:t>
      </w:r>
      <w:r>
        <w:t>→</w:t>
      </w:r>
      <w:r>
        <w:rPr>
          <w:spacing w:val="-8"/>
        </w:rPr>
        <w:t xml:space="preserve"> </w:t>
      </w:r>
      <w:r>
        <w:t>A</w:t>
      </w:r>
      <w:r>
        <w:rPr>
          <w:spacing w:val="-9"/>
        </w:rPr>
        <w:t xml:space="preserve"> </w:t>
      </w:r>
      <w:r>
        <w:t>→</w:t>
      </w:r>
      <w:r>
        <w:rPr>
          <w:spacing w:val="-4"/>
        </w:rPr>
        <w:t xml:space="preserve"> </w:t>
      </w:r>
      <w:r>
        <w:t>C</w:t>
      </w:r>
      <w:r>
        <w:rPr>
          <w:spacing w:val="-5"/>
        </w:rPr>
        <w:t xml:space="preserve"> </w:t>
      </w:r>
      <w:r>
        <w:t>→</w:t>
      </w:r>
      <w:r>
        <w:rPr>
          <w:spacing w:val="-4"/>
        </w:rPr>
        <w:t xml:space="preserve"> </w:t>
      </w:r>
      <w:r>
        <w:t>G Total Cost = 4</w:t>
      </w:r>
    </w:p>
    <w:p w14:paraId="1C0D3D7B" w14:textId="77777777" w:rsidR="009A4DFE" w:rsidRDefault="009A4DFE">
      <w:pPr>
        <w:pStyle w:val="BodyText"/>
        <w:spacing w:before="135"/>
      </w:pPr>
    </w:p>
    <w:p w14:paraId="42FC6708" w14:textId="77777777" w:rsidR="009A4DFE" w:rsidRDefault="00DE55D4">
      <w:pPr>
        <w:pStyle w:val="Heading3"/>
        <w:ind w:left="1892"/>
      </w:pPr>
      <w:r>
        <w:rPr>
          <w:spacing w:val="-2"/>
        </w:rPr>
        <w:t>Pseudocode:</w:t>
      </w:r>
    </w:p>
    <w:p w14:paraId="68098574" w14:textId="77777777" w:rsidR="009A4DFE" w:rsidRDefault="00DE55D4">
      <w:pPr>
        <w:pStyle w:val="BodyText"/>
        <w:spacing w:before="157"/>
        <w:ind w:left="1892"/>
      </w:pPr>
      <w:r>
        <w:rPr>
          <w:spacing w:val="-2"/>
        </w:rPr>
        <w:t>BEGIN</w:t>
      </w:r>
    </w:p>
    <w:p w14:paraId="5051B464" w14:textId="77777777" w:rsidR="009A4DFE" w:rsidRDefault="00DE55D4">
      <w:pPr>
        <w:pStyle w:val="BodyText"/>
        <w:spacing w:before="137" w:line="360" w:lineRule="auto"/>
        <w:ind w:left="1892" w:right="4265"/>
      </w:pPr>
      <w:r>
        <w:t>Insert Start</w:t>
      </w:r>
      <w:r>
        <w:rPr>
          <w:spacing w:val="-3"/>
        </w:rPr>
        <w:t xml:space="preserve"> </w:t>
      </w:r>
      <w:r>
        <w:t>Node</w:t>
      </w:r>
      <w:r>
        <w:rPr>
          <w:spacing w:val="-4"/>
        </w:rPr>
        <w:t xml:space="preserve"> </w:t>
      </w:r>
      <w:r>
        <w:t>S</w:t>
      </w:r>
      <w:r>
        <w:rPr>
          <w:spacing w:val="-7"/>
        </w:rPr>
        <w:t xml:space="preserve"> </w:t>
      </w:r>
      <w:r>
        <w:t>into</w:t>
      </w:r>
      <w:r>
        <w:rPr>
          <w:spacing w:val="-3"/>
        </w:rPr>
        <w:t xml:space="preserve"> </w:t>
      </w:r>
      <w:r>
        <w:t>Priority</w:t>
      </w:r>
      <w:r>
        <w:rPr>
          <w:spacing w:val="-12"/>
        </w:rPr>
        <w:t xml:space="preserve"> </w:t>
      </w:r>
      <w:r>
        <w:t>Queue</w:t>
      </w:r>
      <w:r>
        <w:rPr>
          <w:spacing w:val="-4"/>
        </w:rPr>
        <w:t xml:space="preserve"> </w:t>
      </w:r>
      <w:r>
        <w:t>with</w:t>
      </w:r>
      <w:r>
        <w:rPr>
          <w:spacing w:val="-8"/>
        </w:rPr>
        <w:t xml:space="preserve"> </w:t>
      </w:r>
      <w:r>
        <w:t>cost</w:t>
      </w:r>
      <w:r>
        <w:rPr>
          <w:spacing w:val="-3"/>
        </w:rPr>
        <w:t xml:space="preserve"> </w:t>
      </w:r>
      <w:r>
        <w:t>0 WHILE queue is not empty DO</w:t>
      </w:r>
    </w:p>
    <w:p w14:paraId="698246D4" w14:textId="77777777" w:rsidR="009A4DFE" w:rsidRDefault="00DE55D4">
      <w:pPr>
        <w:pStyle w:val="BodyText"/>
        <w:spacing w:line="362" w:lineRule="auto"/>
        <w:ind w:left="2137" w:right="5679"/>
      </w:pPr>
      <w:r>
        <w:t>Remove</w:t>
      </w:r>
      <w:r>
        <w:rPr>
          <w:spacing w:val="-13"/>
        </w:rPr>
        <w:t xml:space="preserve"> </w:t>
      </w:r>
      <w:r>
        <w:t>node</w:t>
      </w:r>
      <w:r>
        <w:rPr>
          <w:spacing w:val="-11"/>
        </w:rPr>
        <w:t xml:space="preserve"> </w:t>
      </w:r>
      <w:r>
        <w:t>with</w:t>
      </w:r>
      <w:r>
        <w:rPr>
          <w:spacing w:val="-10"/>
        </w:rPr>
        <w:t xml:space="preserve"> </w:t>
      </w:r>
      <w:r>
        <w:t>minimum</w:t>
      </w:r>
      <w:r>
        <w:rPr>
          <w:spacing w:val="-15"/>
        </w:rPr>
        <w:t xml:space="preserve"> </w:t>
      </w:r>
      <w:r>
        <w:t>cost IF node = Goal THEN</w:t>
      </w:r>
    </w:p>
    <w:p w14:paraId="45E41F70" w14:textId="77777777" w:rsidR="009A4DFE" w:rsidRDefault="00DE55D4">
      <w:pPr>
        <w:pStyle w:val="BodyText"/>
        <w:spacing w:line="360" w:lineRule="auto"/>
        <w:ind w:left="2137" w:right="5679" w:firstLine="240"/>
      </w:pPr>
      <w:r>
        <w:t>Return</w:t>
      </w:r>
      <w:r>
        <w:rPr>
          <w:spacing w:val="-12"/>
        </w:rPr>
        <w:t xml:space="preserve"> </w:t>
      </w:r>
      <w:r>
        <w:t>path</w:t>
      </w:r>
      <w:r>
        <w:rPr>
          <w:spacing w:val="-12"/>
        </w:rPr>
        <w:t xml:space="preserve"> </w:t>
      </w:r>
      <w:r>
        <w:t>and</w:t>
      </w:r>
      <w:r>
        <w:rPr>
          <w:spacing w:val="-7"/>
        </w:rPr>
        <w:t xml:space="preserve"> </w:t>
      </w:r>
      <w:r>
        <w:t>total</w:t>
      </w:r>
      <w:r>
        <w:rPr>
          <w:spacing w:val="-15"/>
        </w:rPr>
        <w:t xml:space="preserve"> </w:t>
      </w:r>
      <w:r>
        <w:t>cost Expand current node</w:t>
      </w:r>
    </w:p>
    <w:p w14:paraId="5B96DF28" w14:textId="77777777" w:rsidR="009A4DFE" w:rsidRDefault="00DE55D4">
      <w:pPr>
        <w:pStyle w:val="BodyText"/>
        <w:spacing w:line="362" w:lineRule="auto"/>
        <w:ind w:left="1892" w:right="4265" w:firstLine="244"/>
      </w:pPr>
      <w:r>
        <w:t>Add</w:t>
      </w:r>
      <w:r>
        <w:rPr>
          <w:spacing w:val="-9"/>
        </w:rPr>
        <w:t xml:space="preserve"> </w:t>
      </w:r>
      <w:r>
        <w:t>successors</w:t>
      </w:r>
      <w:r>
        <w:rPr>
          <w:spacing w:val="-10"/>
        </w:rPr>
        <w:t xml:space="preserve"> </w:t>
      </w:r>
      <w:r>
        <w:t>with</w:t>
      </w:r>
      <w:r>
        <w:rPr>
          <w:spacing w:val="-13"/>
        </w:rPr>
        <w:t xml:space="preserve"> </w:t>
      </w:r>
      <w:r>
        <w:t>updated</w:t>
      </w:r>
      <w:r>
        <w:rPr>
          <w:spacing w:val="-9"/>
        </w:rPr>
        <w:t xml:space="preserve"> </w:t>
      </w:r>
      <w:r>
        <w:t>cumulative</w:t>
      </w:r>
      <w:r>
        <w:rPr>
          <w:spacing w:val="-9"/>
        </w:rPr>
        <w:t xml:space="preserve"> </w:t>
      </w:r>
      <w:r>
        <w:t>cost END WHILE</w:t>
      </w:r>
    </w:p>
    <w:p w14:paraId="45FBE8B5" w14:textId="77777777" w:rsidR="009A4DFE" w:rsidRDefault="00DE55D4">
      <w:pPr>
        <w:pStyle w:val="BodyText"/>
        <w:spacing w:line="273" w:lineRule="exact"/>
        <w:ind w:left="1892"/>
      </w:pPr>
      <w:r>
        <w:rPr>
          <w:spacing w:val="-5"/>
        </w:rPr>
        <w:t>END</w:t>
      </w:r>
    </w:p>
    <w:p w14:paraId="6C1B4629" w14:textId="77777777" w:rsidR="009A4DFE" w:rsidRDefault="009A4DFE">
      <w:pPr>
        <w:pStyle w:val="BodyText"/>
      </w:pPr>
    </w:p>
    <w:p w14:paraId="6D5F8E00" w14:textId="77777777" w:rsidR="009A4DFE" w:rsidRDefault="009A4DFE">
      <w:pPr>
        <w:pStyle w:val="BodyText"/>
      </w:pPr>
    </w:p>
    <w:p w14:paraId="05D780A0" w14:textId="77777777" w:rsidR="009A4DFE" w:rsidRDefault="009A4DFE">
      <w:pPr>
        <w:pStyle w:val="BodyText"/>
      </w:pPr>
    </w:p>
    <w:p w14:paraId="376E3FE2" w14:textId="77777777" w:rsidR="009A4DFE" w:rsidRDefault="009A4DFE">
      <w:pPr>
        <w:pStyle w:val="BodyText"/>
      </w:pPr>
    </w:p>
    <w:p w14:paraId="54881471" w14:textId="77777777" w:rsidR="009A4DFE" w:rsidRDefault="00DE55D4">
      <w:pPr>
        <w:pStyle w:val="Heading3"/>
        <w:ind w:left="1892"/>
      </w:pPr>
      <w:r>
        <w:rPr>
          <w:spacing w:val="-2"/>
        </w:rPr>
        <w:t>Conclusion:</w:t>
      </w:r>
    </w:p>
    <w:p w14:paraId="24ADBD16" w14:textId="187E6099" w:rsidR="009A4DFE" w:rsidRDefault="00DE55D4">
      <w:pPr>
        <w:pStyle w:val="BodyText"/>
        <w:spacing w:before="78" w:line="360" w:lineRule="auto"/>
        <w:ind w:left="1892" w:right="1157"/>
      </w:pPr>
      <w:r>
        <w:t>Uniform</w:t>
      </w:r>
      <w:r>
        <w:rPr>
          <w:spacing w:val="-10"/>
        </w:rPr>
        <w:t xml:space="preserve"> </w:t>
      </w:r>
      <w:r>
        <w:t>Cost Search</w:t>
      </w:r>
      <w:r>
        <w:rPr>
          <w:spacing w:val="-6"/>
        </w:rPr>
        <w:t xml:space="preserve"> </w:t>
      </w:r>
      <w:r>
        <w:t>successfully</w:t>
      </w:r>
      <w:r>
        <w:rPr>
          <w:spacing w:val="-6"/>
        </w:rPr>
        <w:t xml:space="preserve"> </w:t>
      </w:r>
      <w:r>
        <w:t>finds</w:t>
      </w:r>
      <w:r>
        <w:rPr>
          <w:spacing w:val="-3"/>
        </w:rPr>
        <w:t xml:space="preserve"> </w:t>
      </w:r>
      <w:r>
        <w:t>the</w:t>
      </w:r>
      <w:r>
        <w:rPr>
          <w:spacing w:val="-2"/>
        </w:rPr>
        <w:t xml:space="preserve"> </w:t>
      </w:r>
      <w:r>
        <w:t>optimal</w:t>
      </w:r>
      <w:r>
        <w:rPr>
          <w:spacing w:val="-10"/>
        </w:rPr>
        <w:t xml:space="preserve"> </w:t>
      </w:r>
      <w:r>
        <w:t>delivery</w:t>
      </w:r>
      <w:r>
        <w:rPr>
          <w:spacing w:val="-6"/>
        </w:rPr>
        <w:t xml:space="preserve"> </w:t>
      </w:r>
      <w:r>
        <w:t>route.</w:t>
      </w:r>
      <w:r>
        <w:rPr>
          <w:spacing w:val="-4"/>
        </w:rPr>
        <w:t xml:space="preserve"> </w:t>
      </w:r>
      <w:r>
        <w:t xml:space="preserve">The least-cost </w:t>
      </w:r>
      <w:r>
        <w:t>p</w:t>
      </w:r>
      <w:r>
        <w:t>ath is S → A → C → G with a total travel cost of 4.</w:t>
      </w:r>
    </w:p>
    <w:p w14:paraId="691418B7" w14:textId="77777777" w:rsidR="00962DE1" w:rsidRDefault="00962DE1">
      <w:pPr>
        <w:pStyle w:val="BodyText"/>
        <w:spacing w:before="78" w:line="360" w:lineRule="auto"/>
        <w:ind w:left="1892" w:right="1157"/>
      </w:pPr>
    </w:p>
    <w:p w14:paraId="352C9877" w14:textId="77777777" w:rsidR="00962DE1" w:rsidRDefault="00962DE1">
      <w:pPr>
        <w:pStyle w:val="BodyText"/>
        <w:spacing w:before="78" w:line="360" w:lineRule="auto"/>
        <w:ind w:left="1892" w:right="1157"/>
      </w:pPr>
    </w:p>
    <w:p w14:paraId="170B937B" w14:textId="77777777" w:rsidR="00962DE1" w:rsidRDefault="00962DE1">
      <w:pPr>
        <w:pStyle w:val="BodyText"/>
        <w:spacing w:before="78" w:line="360" w:lineRule="auto"/>
        <w:ind w:left="1892" w:right="1157"/>
      </w:pPr>
    </w:p>
    <w:p w14:paraId="681C7842" w14:textId="77777777" w:rsidR="00962DE1" w:rsidRDefault="00962DE1">
      <w:pPr>
        <w:pStyle w:val="BodyText"/>
        <w:spacing w:before="78" w:line="360" w:lineRule="auto"/>
        <w:ind w:left="1892" w:right="1157"/>
      </w:pPr>
    </w:p>
    <w:p w14:paraId="213D78C2" w14:textId="77777777" w:rsidR="00962DE1" w:rsidRDefault="00962DE1">
      <w:pPr>
        <w:pStyle w:val="BodyText"/>
        <w:spacing w:before="78" w:line="360" w:lineRule="auto"/>
        <w:ind w:left="1892" w:right="1157"/>
      </w:pPr>
    </w:p>
    <w:p w14:paraId="32C1656C" w14:textId="77777777" w:rsidR="00962DE1" w:rsidRDefault="00962DE1">
      <w:pPr>
        <w:pStyle w:val="BodyText"/>
        <w:spacing w:before="78" w:line="360" w:lineRule="auto"/>
        <w:ind w:left="1892" w:right="1157"/>
      </w:pPr>
    </w:p>
    <w:p w14:paraId="3D8F7CC7" w14:textId="77777777" w:rsidR="00962DE1" w:rsidRDefault="00962DE1">
      <w:pPr>
        <w:pStyle w:val="BodyText"/>
        <w:spacing w:before="78" w:line="360" w:lineRule="auto"/>
        <w:ind w:left="1892" w:right="1157"/>
      </w:pPr>
    </w:p>
    <w:p w14:paraId="383BB0B6" w14:textId="77777777" w:rsidR="009A4DFE" w:rsidRDefault="00DE55D4">
      <w:pPr>
        <w:spacing w:before="123"/>
        <w:ind w:left="1532"/>
        <w:rPr>
          <w:b/>
          <w:sz w:val="24"/>
        </w:rPr>
      </w:pPr>
      <w:r>
        <w:rPr>
          <w:b/>
          <w:sz w:val="24"/>
          <w:u w:val="single"/>
        </w:rPr>
        <w:lastRenderedPageBreak/>
        <w:t>RUBRICS</w:t>
      </w:r>
      <w:r>
        <w:rPr>
          <w:b/>
          <w:spacing w:val="-1"/>
          <w:sz w:val="24"/>
          <w:u w:val="single"/>
        </w:rPr>
        <w:t xml:space="preserve"> </w:t>
      </w:r>
      <w:r>
        <w:rPr>
          <w:b/>
          <w:sz w:val="24"/>
          <w:u w:val="single"/>
        </w:rPr>
        <w:t xml:space="preserve">FOR </w:t>
      </w:r>
      <w:r>
        <w:rPr>
          <w:b/>
          <w:spacing w:val="-2"/>
          <w:sz w:val="24"/>
          <w:u w:val="single"/>
        </w:rPr>
        <w:t>CALCULATION:</w:t>
      </w:r>
    </w:p>
    <w:p w14:paraId="64F7070A" w14:textId="77777777" w:rsidR="009A4DFE" w:rsidRDefault="009A4DFE">
      <w:pPr>
        <w:pStyle w:val="BodyText"/>
        <w:spacing w:before="7"/>
        <w:rPr>
          <w:b/>
          <w:sz w:val="7"/>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1671"/>
        <w:gridCol w:w="1848"/>
        <w:gridCol w:w="1743"/>
        <w:gridCol w:w="1872"/>
        <w:gridCol w:w="1522"/>
      </w:tblGrid>
      <w:tr w:rsidR="009A4DFE" w14:paraId="322C1E7D" w14:textId="77777777">
        <w:trPr>
          <w:trHeight w:val="623"/>
        </w:trPr>
        <w:tc>
          <w:tcPr>
            <w:tcW w:w="1949" w:type="dxa"/>
            <w:shd w:val="clear" w:color="auto" w:fill="1F4E79"/>
          </w:tcPr>
          <w:p w14:paraId="73D5EB10" w14:textId="77777777" w:rsidR="009A4DFE" w:rsidRDefault="00DE55D4">
            <w:pPr>
              <w:pStyle w:val="TableParagraph"/>
              <w:spacing w:before="183"/>
              <w:ind w:left="551"/>
              <w:rPr>
                <w:b/>
              </w:rPr>
            </w:pPr>
            <w:r>
              <w:rPr>
                <w:b/>
                <w:spacing w:val="-2"/>
              </w:rPr>
              <w:t>Criteria</w:t>
            </w:r>
          </w:p>
        </w:tc>
        <w:tc>
          <w:tcPr>
            <w:tcW w:w="1671" w:type="dxa"/>
            <w:shd w:val="clear" w:color="auto" w:fill="1F4E79"/>
          </w:tcPr>
          <w:p w14:paraId="70A7BC3F" w14:textId="77777777" w:rsidR="009A4DFE" w:rsidRDefault="00DE55D4">
            <w:pPr>
              <w:pStyle w:val="TableParagraph"/>
              <w:spacing w:before="183"/>
              <w:ind w:left="552"/>
              <w:rPr>
                <w:b/>
              </w:rPr>
            </w:pPr>
            <w:r>
              <w:rPr>
                <w:b/>
                <w:spacing w:val="-2"/>
              </w:rPr>
              <w:t>Weightage</w:t>
            </w:r>
          </w:p>
        </w:tc>
        <w:tc>
          <w:tcPr>
            <w:tcW w:w="1848" w:type="dxa"/>
            <w:shd w:val="clear" w:color="auto" w:fill="1F4E79"/>
          </w:tcPr>
          <w:p w14:paraId="6DEDAB67" w14:textId="77777777" w:rsidR="009A4DFE" w:rsidRDefault="00DE55D4">
            <w:pPr>
              <w:pStyle w:val="TableParagraph"/>
              <w:spacing w:before="58"/>
              <w:ind w:left="552"/>
              <w:rPr>
                <w:b/>
              </w:rPr>
            </w:pPr>
            <w:r>
              <w:rPr>
                <w:b/>
              </w:rPr>
              <w:t xml:space="preserve">Level 4 </w:t>
            </w:r>
            <w:r>
              <w:rPr>
                <w:b/>
                <w:spacing w:val="-2"/>
              </w:rPr>
              <w:t>(Exemplary)</w:t>
            </w:r>
          </w:p>
        </w:tc>
        <w:tc>
          <w:tcPr>
            <w:tcW w:w="1743" w:type="dxa"/>
            <w:shd w:val="clear" w:color="auto" w:fill="1F4E79"/>
          </w:tcPr>
          <w:p w14:paraId="51D58B9F" w14:textId="77777777" w:rsidR="009A4DFE" w:rsidRDefault="00DE55D4">
            <w:pPr>
              <w:pStyle w:val="TableParagraph"/>
              <w:spacing w:before="58"/>
              <w:ind w:left="553" w:right="87"/>
              <w:rPr>
                <w:b/>
              </w:rPr>
            </w:pPr>
            <w:r>
              <w:rPr>
                <w:b/>
              </w:rPr>
              <w:t xml:space="preserve">Level 3 </w:t>
            </w:r>
            <w:r>
              <w:rPr>
                <w:b/>
                <w:spacing w:val="-2"/>
              </w:rPr>
              <w:t>(Proficient)</w:t>
            </w:r>
          </w:p>
        </w:tc>
        <w:tc>
          <w:tcPr>
            <w:tcW w:w="1872" w:type="dxa"/>
            <w:shd w:val="clear" w:color="auto" w:fill="1F4E79"/>
          </w:tcPr>
          <w:p w14:paraId="085A40AF" w14:textId="77777777" w:rsidR="009A4DFE" w:rsidRDefault="00DE55D4">
            <w:pPr>
              <w:pStyle w:val="TableParagraph"/>
              <w:spacing w:before="58"/>
              <w:ind w:left="553" w:right="91"/>
              <w:rPr>
                <w:b/>
              </w:rPr>
            </w:pPr>
            <w:r>
              <w:rPr>
                <w:b/>
              </w:rPr>
              <w:t xml:space="preserve">Level 2 </w:t>
            </w:r>
            <w:r>
              <w:rPr>
                <w:b/>
                <w:spacing w:val="-2"/>
              </w:rPr>
              <w:t>(Developing)</w:t>
            </w:r>
          </w:p>
        </w:tc>
        <w:tc>
          <w:tcPr>
            <w:tcW w:w="1522" w:type="dxa"/>
            <w:shd w:val="clear" w:color="auto" w:fill="1F4E79"/>
          </w:tcPr>
          <w:p w14:paraId="09703EF6" w14:textId="77777777" w:rsidR="009A4DFE" w:rsidRDefault="00DE55D4">
            <w:pPr>
              <w:pStyle w:val="TableParagraph"/>
              <w:spacing w:before="58"/>
              <w:ind w:left="304" w:right="109"/>
              <w:rPr>
                <w:b/>
              </w:rPr>
            </w:pPr>
            <w:r>
              <w:rPr>
                <w:b/>
              </w:rPr>
              <w:t xml:space="preserve">Level 1 </w:t>
            </w:r>
            <w:r>
              <w:rPr>
                <w:b/>
                <w:spacing w:val="-2"/>
              </w:rPr>
              <w:t>(Beginning)</w:t>
            </w:r>
          </w:p>
        </w:tc>
      </w:tr>
      <w:tr w:rsidR="009A4DFE" w14:paraId="6AE586E6" w14:textId="77777777">
        <w:trPr>
          <w:trHeight w:val="1891"/>
        </w:trPr>
        <w:tc>
          <w:tcPr>
            <w:tcW w:w="1949" w:type="dxa"/>
            <w:shd w:val="clear" w:color="auto" w:fill="D5E3EF"/>
          </w:tcPr>
          <w:p w14:paraId="619A60F3" w14:textId="77777777" w:rsidR="009A4DFE" w:rsidRDefault="009A4DFE">
            <w:pPr>
              <w:pStyle w:val="TableParagraph"/>
              <w:rPr>
                <w:b/>
              </w:rPr>
            </w:pPr>
          </w:p>
          <w:p w14:paraId="7A862550" w14:textId="77777777" w:rsidR="009A4DFE" w:rsidRDefault="009A4DFE">
            <w:pPr>
              <w:pStyle w:val="TableParagraph"/>
              <w:spacing w:before="181"/>
              <w:rPr>
                <w:b/>
              </w:rPr>
            </w:pPr>
          </w:p>
          <w:p w14:paraId="07526281" w14:textId="77777777" w:rsidR="009A4DFE" w:rsidRDefault="00DE55D4">
            <w:pPr>
              <w:pStyle w:val="TableParagraph"/>
              <w:ind w:left="551"/>
            </w:pPr>
            <w:r>
              <w:rPr>
                <w:spacing w:val="-2"/>
              </w:rPr>
              <w:t>Problem Understanding</w:t>
            </w:r>
          </w:p>
        </w:tc>
        <w:tc>
          <w:tcPr>
            <w:tcW w:w="1671" w:type="dxa"/>
          </w:tcPr>
          <w:p w14:paraId="7E99ACD3" w14:textId="77777777" w:rsidR="009A4DFE" w:rsidRDefault="009A4DFE">
            <w:pPr>
              <w:pStyle w:val="TableParagraph"/>
              <w:rPr>
                <w:b/>
              </w:rPr>
            </w:pPr>
          </w:p>
          <w:p w14:paraId="6888232B" w14:textId="77777777" w:rsidR="009A4DFE" w:rsidRDefault="009A4DFE">
            <w:pPr>
              <w:pStyle w:val="TableParagraph"/>
              <w:rPr>
                <w:b/>
              </w:rPr>
            </w:pPr>
          </w:p>
          <w:p w14:paraId="49BA2706" w14:textId="77777777" w:rsidR="009A4DFE" w:rsidRDefault="009A4DFE">
            <w:pPr>
              <w:pStyle w:val="TableParagraph"/>
              <w:spacing w:before="58"/>
              <w:rPr>
                <w:b/>
              </w:rPr>
            </w:pPr>
          </w:p>
          <w:p w14:paraId="0577FB6F" w14:textId="77777777" w:rsidR="009A4DFE" w:rsidRDefault="00DE55D4">
            <w:pPr>
              <w:pStyle w:val="TableParagraph"/>
              <w:ind w:left="220"/>
            </w:pPr>
            <w:r>
              <w:rPr>
                <w:spacing w:val="-5"/>
              </w:rPr>
              <w:t>20%</w:t>
            </w:r>
          </w:p>
        </w:tc>
        <w:tc>
          <w:tcPr>
            <w:tcW w:w="1848" w:type="dxa"/>
          </w:tcPr>
          <w:p w14:paraId="66F5742A" w14:textId="77777777" w:rsidR="009A4DFE" w:rsidRDefault="00DE55D4">
            <w:pPr>
              <w:pStyle w:val="TableParagraph"/>
              <w:spacing w:before="53"/>
              <w:ind w:left="221" w:right="273"/>
            </w:pPr>
            <w:r>
              <w:rPr>
                <w:spacing w:val="-2"/>
              </w:rPr>
              <w:t xml:space="preserve">Clearly interprets problem, </w:t>
            </w:r>
            <w:r>
              <w:t>identifies all parameters</w:t>
            </w:r>
            <w:r>
              <w:rPr>
                <w:spacing w:val="-14"/>
              </w:rPr>
              <w:t xml:space="preserve"> </w:t>
            </w:r>
            <w:r>
              <w:t xml:space="preserve">and </w:t>
            </w:r>
            <w:r>
              <w:rPr>
                <w:spacing w:val="-2"/>
              </w:rPr>
              <w:t>requirements accurately</w:t>
            </w:r>
          </w:p>
        </w:tc>
        <w:tc>
          <w:tcPr>
            <w:tcW w:w="1743" w:type="dxa"/>
          </w:tcPr>
          <w:p w14:paraId="71765ADA" w14:textId="77777777" w:rsidR="009A4DFE" w:rsidRDefault="009A4DFE">
            <w:pPr>
              <w:pStyle w:val="TableParagraph"/>
              <w:rPr>
                <w:b/>
              </w:rPr>
            </w:pPr>
          </w:p>
          <w:p w14:paraId="6488571A" w14:textId="77777777" w:rsidR="009A4DFE" w:rsidRDefault="009A4DFE">
            <w:pPr>
              <w:pStyle w:val="TableParagraph"/>
              <w:spacing w:before="56"/>
              <w:rPr>
                <w:b/>
              </w:rPr>
            </w:pPr>
          </w:p>
          <w:p w14:paraId="5D826EAA" w14:textId="77777777" w:rsidR="009A4DFE" w:rsidRDefault="00DE55D4">
            <w:pPr>
              <w:pStyle w:val="TableParagraph"/>
              <w:ind w:left="221" w:right="326"/>
            </w:pPr>
            <w:r>
              <w:rPr>
                <w:spacing w:val="-2"/>
              </w:rPr>
              <w:t xml:space="preserve">Understands </w:t>
            </w:r>
            <w:r>
              <w:t>problem</w:t>
            </w:r>
            <w:r>
              <w:rPr>
                <w:spacing w:val="-14"/>
              </w:rPr>
              <w:t xml:space="preserve"> </w:t>
            </w:r>
            <w:r>
              <w:t>with minor gaps</w:t>
            </w:r>
          </w:p>
        </w:tc>
        <w:tc>
          <w:tcPr>
            <w:tcW w:w="1872" w:type="dxa"/>
          </w:tcPr>
          <w:p w14:paraId="6FDC5103" w14:textId="77777777" w:rsidR="009A4DFE" w:rsidRDefault="009A4DFE">
            <w:pPr>
              <w:pStyle w:val="TableParagraph"/>
              <w:spacing w:before="179"/>
              <w:rPr>
                <w:b/>
              </w:rPr>
            </w:pPr>
          </w:p>
          <w:p w14:paraId="721CD773" w14:textId="77777777" w:rsidR="009A4DFE" w:rsidRDefault="00DE55D4">
            <w:pPr>
              <w:pStyle w:val="TableParagraph"/>
              <w:spacing w:before="1"/>
              <w:ind w:left="222" w:right="91"/>
            </w:pPr>
            <w:r>
              <w:rPr>
                <w:spacing w:val="-2"/>
              </w:rPr>
              <w:t xml:space="preserve">Partial understanding; </w:t>
            </w:r>
            <w:r>
              <w:t xml:space="preserve">misses key </w:t>
            </w:r>
            <w:r>
              <w:rPr>
                <w:spacing w:val="-2"/>
              </w:rPr>
              <w:t>elements</w:t>
            </w:r>
          </w:p>
        </w:tc>
        <w:tc>
          <w:tcPr>
            <w:tcW w:w="1522" w:type="dxa"/>
          </w:tcPr>
          <w:p w14:paraId="57823E41" w14:textId="77777777" w:rsidR="009A4DFE" w:rsidRDefault="009A4DFE">
            <w:pPr>
              <w:pStyle w:val="TableParagraph"/>
              <w:spacing w:before="179"/>
              <w:rPr>
                <w:b/>
              </w:rPr>
            </w:pPr>
          </w:p>
          <w:p w14:paraId="3A9B179C" w14:textId="77777777" w:rsidR="009A4DFE" w:rsidRDefault="00DE55D4">
            <w:pPr>
              <w:pStyle w:val="TableParagraph"/>
              <w:spacing w:before="1"/>
              <w:ind w:left="121" w:right="109"/>
            </w:pPr>
            <w:r>
              <w:rPr>
                <w:spacing w:val="-2"/>
              </w:rPr>
              <w:t xml:space="preserve">Misinterprets </w:t>
            </w:r>
            <w:r>
              <w:t xml:space="preserve">or unable to </w:t>
            </w:r>
            <w:r>
              <w:rPr>
                <w:spacing w:val="-2"/>
              </w:rPr>
              <w:t>understand problem</w:t>
            </w:r>
          </w:p>
        </w:tc>
      </w:tr>
      <w:tr w:rsidR="009A4DFE" w14:paraId="60CEA984" w14:textId="77777777">
        <w:trPr>
          <w:trHeight w:val="1387"/>
        </w:trPr>
        <w:tc>
          <w:tcPr>
            <w:tcW w:w="1949" w:type="dxa"/>
            <w:shd w:val="clear" w:color="auto" w:fill="D5E3EF"/>
          </w:tcPr>
          <w:p w14:paraId="02750D7C" w14:textId="77777777" w:rsidR="009A4DFE" w:rsidRDefault="009A4DFE">
            <w:pPr>
              <w:pStyle w:val="TableParagraph"/>
              <w:spacing w:before="179"/>
              <w:rPr>
                <w:b/>
              </w:rPr>
            </w:pPr>
          </w:p>
          <w:p w14:paraId="5F92FF20" w14:textId="77777777" w:rsidR="009A4DFE" w:rsidRDefault="00DE55D4">
            <w:pPr>
              <w:pStyle w:val="TableParagraph"/>
              <w:spacing w:before="1" w:line="242" w:lineRule="auto"/>
              <w:ind w:left="551"/>
            </w:pPr>
            <w:r>
              <w:rPr>
                <w:spacing w:val="-2"/>
              </w:rPr>
              <w:t>Method Selection</w:t>
            </w:r>
          </w:p>
        </w:tc>
        <w:tc>
          <w:tcPr>
            <w:tcW w:w="1671" w:type="dxa"/>
          </w:tcPr>
          <w:p w14:paraId="2552477F" w14:textId="77777777" w:rsidR="009A4DFE" w:rsidRDefault="009A4DFE">
            <w:pPr>
              <w:pStyle w:val="TableParagraph"/>
              <w:rPr>
                <w:b/>
              </w:rPr>
            </w:pPr>
          </w:p>
          <w:p w14:paraId="608D8796" w14:textId="77777777" w:rsidR="009A4DFE" w:rsidRDefault="009A4DFE">
            <w:pPr>
              <w:pStyle w:val="TableParagraph"/>
              <w:spacing w:before="56"/>
              <w:rPr>
                <w:b/>
              </w:rPr>
            </w:pPr>
          </w:p>
          <w:p w14:paraId="30976507" w14:textId="77777777" w:rsidR="009A4DFE" w:rsidRDefault="00DE55D4">
            <w:pPr>
              <w:pStyle w:val="TableParagraph"/>
              <w:ind w:left="220"/>
            </w:pPr>
            <w:r>
              <w:rPr>
                <w:spacing w:val="-5"/>
              </w:rPr>
              <w:t>20%</w:t>
            </w:r>
          </w:p>
        </w:tc>
        <w:tc>
          <w:tcPr>
            <w:tcW w:w="1848" w:type="dxa"/>
          </w:tcPr>
          <w:p w14:paraId="3B0B87B9" w14:textId="77777777" w:rsidR="009A4DFE" w:rsidRDefault="00DE55D4">
            <w:pPr>
              <w:pStyle w:val="TableParagraph"/>
              <w:spacing w:before="53"/>
              <w:ind w:left="221"/>
            </w:pPr>
            <w:r>
              <w:t xml:space="preserve">Selects most </w:t>
            </w:r>
            <w:r>
              <w:rPr>
                <w:spacing w:val="-2"/>
              </w:rPr>
              <w:t xml:space="preserve">appropriate method/formula </w:t>
            </w:r>
            <w:r>
              <w:t xml:space="preserve">with strong </w:t>
            </w:r>
            <w:r>
              <w:rPr>
                <w:spacing w:val="-2"/>
              </w:rPr>
              <w:t>justification</w:t>
            </w:r>
          </w:p>
        </w:tc>
        <w:tc>
          <w:tcPr>
            <w:tcW w:w="1743" w:type="dxa"/>
          </w:tcPr>
          <w:p w14:paraId="4462974D" w14:textId="77777777" w:rsidR="009A4DFE" w:rsidRDefault="009A4DFE">
            <w:pPr>
              <w:pStyle w:val="TableParagraph"/>
              <w:spacing w:before="55"/>
              <w:rPr>
                <w:b/>
              </w:rPr>
            </w:pPr>
          </w:p>
          <w:p w14:paraId="15534FAC" w14:textId="77777777" w:rsidR="009A4DFE" w:rsidRDefault="00DE55D4">
            <w:pPr>
              <w:pStyle w:val="TableParagraph"/>
              <w:spacing w:line="242" w:lineRule="auto"/>
              <w:ind w:left="221" w:right="217"/>
            </w:pPr>
            <w:r>
              <w:t>Selects</w:t>
            </w:r>
            <w:r>
              <w:rPr>
                <w:spacing w:val="-14"/>
              </w:rPr>
              <w:t xml:space="preserve"> </w:t>
            </w:r>
            <w:r>
              <w:t>correct method with minor errors</w:t>
            </w:r>
          </w:p>
        </w:tc>
        <w:tc>
          <w:tcPr>
            <w:tcW w:w="1872" w:type="dxa"/>
          </w:tcPr>
          <w:p w14:paraId="38244623" w14:textId="77777777" w:rsidR="009A4DFE" w:rsidRDefault="009A4DFE">
            <w:pPr>
              <w:pStyle w:val="TableParagraph"/>
              <w:spacing w:before="55"/>
              <w:rPr>
                <w:b/>
              </w:rPr>
            </w:pPr>
          </w:p>
          <w:p w14:paraId="62A37F95" w14:textId="77777777" w:rsidR="009A4DFE" w:rsidRDefault="00DE55D4">
            <w:pPr>
              <w:pStyle w:val="TableParagraph"/>
              <w:spacing w:line="242" w:lineRule="auto"/>
              <w:ind w:left="222" w:right="221"/>
              <w:jc w:val="both"/>
            </w:pPr>
            <w:r>
              <w:rPr>
                <w:spacing w:val="-2"/>
              </w:rPr>
              <w:t>Inappropriate</w:t>
            </w:r>
            <w:r>
              <w:rPr>
                <w:spacing w:val="-12"/>
              </w:rPr>
              <w:t xml:space="preserve"> </w:t>
            </w:r>
            <w:r>
              <w:rPr>
                <w:spacing w:val="-2"/>
              </w:rPr>
              <w:t xml:space="preserve">or </w:t>
            </w:r>
            <w:r>
              <w:t>partially</w:t>
            </w:r>
            <w:r>
              <w:rPr>
                <w:spacing w:val="-14"/>
              </w:rPr>
              <w:t xml:space="preserve"> </w:t>
            </w:r>
            <w:r>
              <w:t xml:space="preserve">correct </w:t>
            </w:r>
            <w:r>
              <w:rPr>
                <w:spacing w:val="-2"/>
              </w:rPr>
              <w:t>method</w:t>
            </w:r>
          </w:p>
        </w:tc>
        <w:tc>
          <w:tcPr>
            <w:tcW w:w="1522" w:type="dxa"/>
          </w:tcPr>
          <w:p w14:paraId="35627349" w14:textId="77777777" w:rsidR="009A4DFE" w:rsidRDefault="009A4DFE">
            <w:pPr>
              <w:pStyle w:val="TableParagraph"/>
              <w:spacing w:before="179"/>
              <w:rPr>
                <w:b/>
              </w:rPr>
            </w:pPr>
          </w:p>
          <w:p w14:paraId="1CED9089" w14:textId="77777777" w:rsidR="009A4DFE" w:rsidRDefault="00DE55D4">
            <w:pPr>
              <w:pStyle w:val="TableParagraph"/>
              <w:spacing w:before="1" w:line="242" w:lineRule="auto"/>
              <w:ind w:left="121" w:right="169"/>
            </w:pPr>
            <w:r>
              <w:t>Unable to select</w:t>
            </w:r>
            <w:r>
              <w:rPr>
                <w:spacing w:val="-14"/>
              </w:rPr>
              <w:t xml:space="preserve"> </w:t>
            </w:r>
            <w:r>
              <w:t>method</w:t>
            </w:r>
          </w:p>
        </w:tc>
      </w:tr>
      <w:tr w:rsidR="009A4DFE" w14:paraId="3D83E59E" w14:textId="77777777">
        <w:trPr>
          <w:trHeight w:val="1382"/>
        </w:trPr>
        <w:tc>
          <w:tcPr>
            <w:tcW w:w="1949" w:type="dxa"/>
            <w:shd w:val="clear" w:color="auto" w:fill="D5E3EF"/>
          </w:tcPr>
          <w:p w14:paraId="734A0D4F" w14:textId="77777777" w:rsidR="009A4DFE" w:rsidRDefault="009A4DFE">
            <w:pPr>
              <w:pStyle w:val="TableParagraph"/>
              <w:spacing w:before="179"/>
              <w:rPr>
                <w:b/>
              </w:rPr>
            </w:pPr>
          </w:p>
          <w:p w14:paraId="7AED802A" w14:textId="77777777" w:rsidR="009A4DFE" w:rsidRDefault="00DE55D4">
            <w:pPr>
              <w:pStyle w:val="TableParagraph"/>
              <w:spacing w:before="1"/>
              <w:ind w:left="551" w:right="638"/>
            </w:pPr>
            <w:r>
              <w:rPr>
                <w:spacing w:val="-2"/>
              </w:rPr>
              <w:t>Solution Process</w:t>
            </w:r>
          </w:p>
        </w:tc>
        <w:tc>
          <w:tcPr>
            <w:tcW w:w="1671" w:type="dxa"/>
          </w:tcPr>
          <w:p w14:paraId="045ABDD4" w14:textId="77777777" w:rsidR="009A4DFE" w:rsidRDefault="009A4DFE">
            <w:pPr>
              <w:pStyle w:val="TableParagraph"/>
              <w:rPr>
                <w:b/>
              </w:rPr>
            </w:pPr>
          </w:p>
          <w:p w14:paraId="28311727" w14:textId="77777777" w:rsidR="009A4DFE" w:rsidRDefault="009A4DFE">
            <w:pPr>
              <w:pStyle w:val="TableParagraph"/>
              <w:spacing w:before="51"/>
              <w:rPr>
                <w:b/>
              </w:rPr>
            </w:pPr>
          </w:p>
          <w:p w14:paraId="7E52024A" w14:textId="77777777" w:rsidR="009A4DFE" w:rsidRDefault="00DE55D4">
            <w:pPr>
              <w:pStyle w:val="TableParagraph"/>
              <w:ind w:left="220"/>
            </w:pPr>
            <w:r>
              <w:rPr>
                <w:spacing w:val="-5"/>
              </w:rPr>
              <w:t>25%</w:t>
            </w:r>
          </w:p>
        </w:tc>
        <w:tc>
          <w:tcPr>
            <w:tcW w:w="1848" w:type="dxa"/>
          </w:tcPr>
          <w:p w14:paraId="2B2EC9E5" w14:textId="77777777" w:rsidR="009A4DFE" w:rsidRDefault="00DE55D4">
            <w:pPr>
              <w:pStyle w:val="TableParagraph"/>
              <w:spacing w:before="53"/>
              <w:ind w:left="221" w:right="187"/>
            </w:pPr>
            <w:r>
              <w:rPr>
                <w:spacing w:val="-2"/>
              </w:rPr>
              <w:t xml:space="preserve">Logical, </w:t>
            </w:r>
            <w:r>
              <w:t>systematic</w:t>
            </w:r>
            <w:r>
              <w:rPr>
                <w:spacing w:val="-14"/>
              </w:rPr>
              <w:t xml:space="preserve"> </w:t>
            </w:r>
            <w:r>
              <w:t xml:space="preserve">steps with correct </w:t>
            </w:r>
            <w:r>
              <w:rPr>
                <w:spacing w:val="-2"/>
              </w:rPr>
              <w:t>approach throughout</w:t>
            </w:r>
          </w:p>
        </w:tc>
        <w:tc>
          <w:tcPr>
            <w:tcW w:w="1743" w:type="dxa"/>
          </w:tcPr>
          <w:p w14:paraId="3D041728" w14:textId="77777777" w:rsidR="009A4DFE" w:rsidRDefault="009A4DFE">
            <w:pPr>
              <w:pStyle w:val="TableParagraph"/>
              <w:spacing w:before="55"/>
              <w:rPr>
                <w:b/>
              </w:rPr>
            </w:pPr>
          </w:p>
          <w:p w14:paraId="60F91F83" w14:textId="77777777" w:rsidR="009A4DFE" w:rsidRDefault="00DE55D4">
            <w:pPr>
              <w:pStyle w:val="TableParagraph"/>
              <w:ind w:left="221" w:right="130"/>
            </w:pPr>
            <w:r>
              <w:t xml:space="preserve">Mostly correct steps with </w:t>
            </w:r>
            <w:r>
              <w:rPr>
                <w:spacing w:val="-2"/>
              </w:rPr>
              <w:t>minor</w:t>
            </w:r>
            <w:r>
              <w:rPr>
                <w:spacing w:val="-12"/>
              </w:rPr>
              <w:t xml:space="preserve"> </w:t>
            </w:r>
            <w:r>
              <w:rPr>
                <w:spacing w:val="-2"/>
              </w:rPr>
              <w:t>mistakes</w:t>
            </w:r>
          </w:p>
        </w:tc>
        <w:tc>
          <w:tcPr>
            <w:tcW w:w="1872" w:type="dxa"/>
          </w:tcPr>
          <w:p w14:paraId="503AD774" w14:textId="77777777" w:rsidR="009A4DFE" w:rsidRDefault="009A4DFE">
            <w:pPr>
              <w:pStyle w:val="TableParagraph"/>
              <w:spacing w:before="55"/>
              <w:rPr>
                <w:b/>
              </w:rPr>
            </w:pPr>
          </w:p>
          <w:p w14:paraId="7C68686F" w14:textId="77777777" w:rsidR="009A4DFE" w:rsidRDefault="00DE55D4">
            <w:pPr>
              <w:pStyle w:val="TableParagraph"/>
              <w:ind w:left="222" w:right="344"/>
            </w:pPr>
            <w:r>
              <w:rPr>
                <w:spacing w:val="-2"/>
              </w:rPr>
              <w:t xml:space="preserve">Disorganized </w:t>
            </w:r>
            <w:r>
              <w:t>steps;</w:t>
            </w:r>
            <w:r>
              <w:rPr>
                <w:spacing w:val="-14"/>
              </w:rPr>
              <w:t xml:space="preserve"> </w:t>
            </w:r>
            <w:r>
              <w:t xml:space="preserve">multiple </w:t>
            </w:r>
            <w:r>
              <w:rPr>
                <w:spacing w:val="-2"/>
              </w:rPr>
              <w:t>errors</w:t>
            </w:r>
          </w:p>
        </w:tc>
        <w:tc>
          <w:tcPr>
            <w:tcW w:w="1522" w:type="dxa"/>
          </w:tcPr>
          <w:p w14:paraId="4C7B6EB9" w14:textId="77777777" w:rsidR="009A4DFE" w:rsidRDefault="009A4DFE">
            <w:pPr>
              <w:pStyle w:val="TableParagraph"/>
              <w:spacing w:before="179"/>
              <w:rPr>
                <w:b/>
              </w:rPr>
            </w:pPr>
          </w:p>
          <w:p w14:paraId="3653878C" w14:textId="77777777" w:rsidR="009A4DFE" w:rsidRDefault="00DE55D4">
            <w:pPr>
              <w:pStyle w:val="TableParagraph"/>
              <w:spacing w:before="1"/>
              <w:ind w:left="121" w:right="633"/>
            </w:pPr>
            <w:r>
              <w:t>No</w:t>
            </w:r>
            <w:r>
              <w:rPr>
                <w:spacing w:val="-14"/>
              </w:rPr>
              <w:t xml:space="preserve"> </w:t>
            </w:r>
            <w:r>
              <w:t xml:space="preserve">clear </w:t>
            </w:r>
            <w:r>
              <w:rPr>
                <w:spacing w:val="-2"/>
              </w:rPr>
              <w:t>process</w:t>
            </w:r>
          </w:p>
        </w:tc>
      </w:tr>
      <w:tr w:rsidR="009A4DFE" w14:paraId="60431D44" w14:textId="77777777">
        <w:trPr>
          <w:trHeight w:val="882"/>
        </w:trPr>
        <w:tc>
          <w:tcPr>
            <w:tcW w:w="1949" w:type="dxa"/>
            <w:shd w:val="clear" w:color="auto" w:fill="D5E3EF"/>
          </w:tcPr>
          <w:p w14:paraId="080CBD7C" w14:textId="77777777" w:rsidR="009A4DFE" w:rsidRDefault="00DE55D4">
            <w:pPr>
              <w:pStyle w:val="TableParagraph"/>
              <w:spacing w:before="183"/>
              <w:ind w:left="551" w:right="301"/>
            </w:pPr>
            <w:r>
              <w:t>Accuracy</w:t>
            </w:r>
            <w:r>
              <w:rPr>
                <w:spacing w:val="-14"/>
              </w:rPr>
              <w:t xml:space="preserve"> </w:t>
            </w:r>
            <w:r>
              <w:t xml:space="preserve">of </w:t>
            </w:r>
            <w:r>
              <w:rPr>
                <w:spacing w:val="-2"/>
              </w:rPr>
              <w:t>Calculation</w:t>
            </w:r>
          </w:p>
        </w:tc>
        <w:tc>
          <w:tcPr>
            <w:tcW w:w="1671" w:type="dxa"/>
          </w:tcPr>
          <w:p w14:paraId="6BCE04C7" w14:textId="77777777" w:rsidR="009A4DFE" w:rsidRDefault="009A4DFE">
            <w:pPr>
              <w:pStyle w:val="TableParagraph"/>
              <w:spacing w:before="55"/>
              <w:rPr>
                <w:b/>
              </w:rPr>
            </w:pPr>
          </w:p>
          <w:p w14:paraId="599A321D" w14:textId="77777777" w:rsidR="009A4DFE" w:rsidRDefault="00DE55D4">
            <w:pPr>
              <w:pStyle w:val="TableParagraph"/>
              <w:ind w:left="220"/>
            </w:pPr>
            <w:r>
              <w:rPr>
                <w:spacing w:val="-5"/>
              </w:rPr>
              <w:t>20%</w:t>
            </w:r>
          </w:p>
        </w:tc>
        <w:tc>
          <w:tcPr>
            <w:tcW w:w="1848" w:type="dxa"/>
          </w:tcPr>
          <w:p w14:paraId="0B816B10" w14:textId="77777777" w:rsidR="009A4DFE" w:rsidRDefault="00DE55D4">
            <w:pPr>
              <w:pStyle w:val="TableParagraph"/>
              <w:spacing w:before="58"/>
              <w:ind w:left="221"/>
            </w:pPr>
            <w:r>
              <w:t xml:space="preserve">All calculations </w:t>
            </w:r>
            <w:r>
              <w:rPr>
                <w:spacing w:val="-2"/>
              </w:rPr>
              <w:t>accurate;</w:t>
            </w:r>
            <w:r>
              <w:rPr>
                <w:spacing w:val="-12"/>
              </w:rPr>
              <w:t xml:space="preserve"> </w:t>
            </w:r>
            <w:r>
              <w:rPr>
                <w:spacing w:val="-2"/>
              </w:rPr>
              <w:t xml:space="preserve">correct </w:t>
            </w:r>
            <w:r>
              <w:t>final answer</w:t>
            </w:r>
          </w:p>
        </w:tc>
        <w:tc>
          <w:tcPr>
            <w:tcW w:w="1743" w:type="dxa"/>
          </w:tcPr>
          <w:p w14:paraId="7EF50732" w14:textId="77777777" w:rsidR="009A4DFE" w:rsidRDefault="00DE55D4">
            <w:pPr>
              <w:pStyle w:val="TableParagraph"/>
              <w:spacing w:before="58"/>
              <w:ind w:left="221" w:right="87"/>
            </w:pPr>
            <w:r>
              <w:rPr>
                <w:spacing w:val="-2"/>
              </w:rPr>
              <w:t>Minor calculation errors</w:t>
            </w:r>
          </w:p>
        </w:tc>
        <w:tc>
          <w:tcPr>
            <w:tcW w:w="1872" w:type="dxa"/>
          </w:tcPr>
          <w:p w14:paraId="192206D2" w14:textId="77777777" w:rsidR="009A4DFE" w:rsidRDefault="00DE55D4">
            <w:pPr>
              <w:pStyle w:val="TableParagraph"/>
              <w:spacing w:before="58"/>
              <w:ind w:left="222" w:right="222"/>
            </w:pPr>
            <w:r>
              <w:t>Frequent</w:t>
            </w:r>
            <w:r>
              <w:rPr>
                <w:spacing w:val="-14"/>
              </w:rPr>
              <w:t xml:space="preserve"> </w:t>
            </w:r>
            <w:r>
              <w:t xml:space="preserve">errors; incorrect final </w:t>
            </w:r>
            <w:r>
              <w:rPr>
                <w:spacing w:val="-2"/>
              </w:rPr>
              <w:t>answer</w:t>
            </w:r>
          </w:p>
        </w:tc>
        <w:tc>
          <w:tcPr>
            <w:tcW w:w="1522" w:type="dxa"/>
          </w:tcPr>
          <w:p w14:paraId="496C714B" w14:textId="77777777" w:rsidR="009A4DFE" w:rsidRDefault="00DE55D4">
            <w:pPr>
              <w:pStyle w:val="TableParagraph"/>
              <w:spacing w:before="183"/>
              <w:ind w:left="217" w:right="109"/>
            </w:pPr>
            <w:r>
              <w:t xml:space="preserve">No valid </w:t>
            </w:r>
            <w:r>
              <w:rPr>
                <w:spacing w:val="-2"/>
              </w:rPr>
              <w:t>calculations</w:t>
            </w:r>
          </w:p>
        </w:tc>
      </w:tr>
      <w:tr w:rsidR="009A4DFE" w14:paraId="12E2757A" w14:textId="77777777">
        <w:trPr>
          <w:trHeight w:val="1382"/>
        </w:trPr>
        <w:tc>
          <w:tcPr>
            <w:tcW w:w="1949" w:type="dxa"/>
            <w:shd w:val="clear" w:color="auto" w:fill="D5E3EF"/>
          </w:tcPr>
          <w:p w14:paraId="09C69D70" w14:textId="77777777" w:rsidR="009A4DFE" w:rsidRDefault="009A4DFE">
            <w:pPr>
              <w:pStyle w:val="TableParagraph"/>
              <w:spacing w:before="179"/>
              <w:rPr>
                <w:b/>
              </w:rPr>
            </w:pPr>
          </w:p>
          <w:p w14:paraId="23927C19" w14:textId="77777777" w:rsidR="009A4DFE" w:rsidRDefault="00DE55D4">
            <w:pPr>
              <w:pStyle w:val="TableParagraph"/>
              <w:spacing w:before="1"/>
              <w:ind w:left="551" w:right="55"/>
            </w:pPr>
            <w:r>
              <w:rPr>
                <w:spacing w:val="-2"/>
              </w:rPr>
              <w:t xml:space="preserve">Interpretation </w:t>
            </w:r>
            <w:r>
              <w:t>of Results</w:t>
            </w:r>
          </w:p>
        </w:tc>
        <w:tc>
          <w:tcPr>
            <w:tcW w:w="1671" w:type="dxa"/>
          </w:tcPr>
          <w:p w14:paraId="45AF9D94" w14:textId="77777777" w:rsidR="009A4DFE" w:rsidRDefault="009A4DFE">
            <w:pPr>
              <w:pStyle w:val="TableParagraph"/>
              <w:rPr>
                <w:b/>
              </w:rPr>
            </w:pPr>
          </w:p>
          <w:p w14:paraId="7D3D1014" w14:textId="77777777" w:rsidR="009A4DFE" w:rsidRDefault="009A4DFE">
            <w:pPr>
              <w:pStyle w:val="TableParagraph"/>
              <w:spacing w:before="51"/>
              <w:rPr>
                <w:b/>
              </w:rPr>
            </w:pPr>
          </w:p>
          <w:p w14:paraId="2A9EBCE3" w14:textId="77777777" w:rsidR="009A4DFE" w:rsidRDefault="00DE55D4">
            <w:pPr>
              <w:pStyle w:val="TableParagraph"/>
              <w:ind w:left="220"/>
            </w:pPr>
            <w:r>
              <w:rPr>
                <w:spacing w:val="-5"/>
              </w:rPr>
              <w:t>15%</w:t>
            </w:r>
          </w:p>
        </w:tc>
        <w:tc>
          <w:tcPr>
            <w:tcW w:w="1848" w:type="dxa"/>
          </w:tcPr>
          <w:p w14:paraId="26C1206A" w14:textId="77777777" w:rsidR="009A4DFE" w:rsidRDefault="00DE55D4">
            <w:pPr>
              <w:pStyle w:val="TableParagraph"/>
              <w:spacing w:before="53"/>
              <w:ind w:left="221" w:right="152"/>
            </w:pPr>
            <w:r>
              <w:rPr>
                <w:spacing w:val="-2"/>
              </w:rPr>
              <w:t xml:space="preserve">Clearly </w:t>
            </w:r>
            <w:r>
              <w:t>interprets</w:t>
            </w:r>
            <w:r>
              <w:rPr>
                <w:spacing w:val="-14"/>
              </w:rPr>
              <w:t xml:space="preserve"> </w:t>
            </w:r>
            <w:r>
              <w:t xml:space="preserve">results with units and </w:t>
            </w:r>
            <w:r>
              <w:rPr>
                <w:spacing w:val="-2"/>
              </w:rPr>
              <w:t>engineering relevance</w:t>
            </w:r>
          </w:p>
        </w:tc>
        <w:tc>
          <w:tcPr>
            <w:tcW w:w="1743" w:type="dxa"/>
          </w:tcPr>
          <w:p w14:paraId="5A055514" w14:textId="77777777" w:rsidR="009A4DFE" w:rsidRDefault="00DE55D4">
            <w:pPr>
              <w:pStyle w:val="TableParagraph"/>
              <w:spacing w:before="178"/>
              <w:ind w:left="221" w:right="87"/>
            </w:pPr>
            <w:r>
              <w:rPr>
                <w:spacing w:val="-2"/>
              </w:rPr>
              <w:t xml:space="preserve">Basic interpretation </w:t>
            </w:r>
            <w:r>
              <w:t xml:space="preserve">with minor </w:t>
            </w:r>
            <w:r>
              <w:rPr>
                <w:spacing w:val="-2"/>
              </w:rPr>
              <w:t>omissions</w:t>
            </w:r>
          </w:p>
        </w:tc>
        <w:tc>
          <w:tcPr>
            <w:tcW w:w="1872" w:type="dxa"/>
          </w:tcPr>
          <w:p w14:paraId="199DC08D" w14:textId="77777777" w:rsidR="009A4DFE" w:rsidRDefault="009A4DFE">
            <w:pPr>
              <w:pStyle w:val="TableParagraph"/>
              <w:spacing w:before="55"/>
              <w:rPr>
                <w:b/>
              </w:rPr>
            </w:pPr>
          </w:p>
          <w:p w14:paraId="53F0A45C" w14:textId="77777777" w:rsidR="009A4DFE" w:rsidRDefault="00DE55D4">
            <w:pPr>
              <w:pStyle w:val="TableParagraph"/>
              <w:ind w:left="222" w:right="91"/>
            </w:pPr>
            <w:r>
              <w:t xml:space="preserve">Limited or </w:t>
            </w:r>
            <w:r>
              <w:rPr>
                <w:spacing w:val="-2"/>
              </w:rPr>
              <w:t>unclear interpretation</w:t>
            </w:r>
          </w:p>
        </w:tc>
        <w:tc>
          <w:tcPr>
            <w:tcW w:w="1522" w:type="dxa"/>
          </w:tcPr>
          <w:p w14:paraId="51DE2DAB" w14:textId="77777777" w:rsidR="009A4DFE" w:rsidRDefault="009A4DFE">
            <w:pPr>
              <w:pStyle w:val="TableParagraph"/>
              <w:spacing w:before="179"/>
              <w:rPr>
                <w:b/>
              </w:rPr>
            </w:pPr>
          </w:p>
          <w:p w14:paraId="538AE791" w14:textId="77777777" w:rsidR="009A4DFE" w:rsidRDefault="00DE55D4">
            <w:pPr>
              <w:pStyle w:val="TableParagraph"/>
              <w:spacing w:before="1"/>
              <w:ind w:left="217"/>
            </w:pPr>
            <w:r>
              <w:rPr>
                <w:spacing w:val="-6"/>
              </w:rPr>
              <w:t xml:space="preserve">No </w:t>
            </w:r>
            <w:r>
              <w:rPr>
                <w:spacing w:val="-2"/>
              </w:rPr>
              <w:t>interpretation</w:t>
            </w:r>
          </w:p>
        </w:tc>
      </w:tr>
      <w:tr w:rsidR="009A4DFE" w14:paraId="779BC11F" w14:textId="77777777">
        <w:trPr>
          <w:trHeight w:val="1891"/>
        </w:trPr>
        <w:tc>
          <w:tcPr>
            <w:tcW w:w="1949" w:type="dxa"/>
            <w:shd w:val="clear" w:color="auto" w:fill="D5E3EF"/>
          </w:tcPr>
          <w:p w14:paraId="14C18DF5" w14:textId="77777777" w:rsidR="009A4DFE" w:rsidRDefault="009A4DFE">
            <w:pPr>
              <w:pStyle w:val="TableParagraph"/>
              <w:rPr>
                <w:b/>
              </w:rPr>
            </w:pPr>
          </w:p>
          <w:p w14:paraId="606FB22A" w14:textId="77777777" w:rsidR="009A4DFE" w:rsidRDefault="009A4DFE">
            <w:pPr>
              <w:pStyle w:val="TableParagraph"/>
              <w:spacing w:before="181"/>
              <w:rPr>
                <w:b/>
              </w:rPr>
            </w:pPr>
          </w:p>
          <w:p w14:paraId="3812DE02" w14:textId="77777777" w:rsidR="009A4DFE" w:rsidRDefault="00DE55D4">
            <w:pPr>
              <w:pStyle w:val="TableParagraph"/>
              <w:ind w:left="551"/>
            </w:pPr>
            <w:r>
              <w:rPr>
                <w:spacing w:val="-2"/>
              </w:rPr>
              <w:t>Problem Understanding</w:t>
            </w:r>
          </w:p>
        </w:tc>
        <w:tc>
          <w:tcPr>
            <w:tcW w:w="1671" w:type="dxa"/>
          </w:tcPr>
          <w:p w14:paraId="46DBCA05" w14:textId="77777777" w:rsidR="009A4DFE" w:rsidRDefault="009A4DFE">
            <w:pPr>
              <w:pStyle w:val="TableParagraph"/>
              <w:rPr>
                <w:b/>
              </w:rPr>
            </w:pPr>
          </w:p>
          <w:p w14:paraId="78E1ECBE" w14:textId="77777777" w:rsidR="009A4DFE" w:rsidRDefault="009A4DFE">
            <w:pPr>
              <w:pStyle w:val="TableParagraph"/>
              <w:rPr>
                <w:b/>
              </w:rPr>
            </w:pPr>
          </w:p>
          <w:p w14:paraId="0E442771" w14:textId="77777777" w:rsidR="009A4DFE" w:rsidRDefault="009A4DFE">
            <w:pPr>
              <w:pStyle w:val="TableParagraph"/>
              <w:spacing w:before="57"/>
              <w:rPr>
                <w:b/>
              </w:rPr>
            </w:pPr>
          </w:p>
          <w:p w14:paraId="67A9DB9C" w14:textId="77777777" w:rsidR="009A4DFE" w:rsidRDefault="00DE55D4">
            <w:pPr>
              <w:pStyle w:val="TableParagraph"/>
              <w:spacing w:before="1"/>
              <w:ind w:left="220"/>
            </w:pPr>
            <w:r>
              <w:rPr>
                <w:spacing w:val="-5"/>
              </w:rPr>
              <w:t>20%</w:t>
            </w:r>
          </w:p>
        </w:tc>
        <w:tc>
          <w:tcPr>
            <w:tcW w:w="1848" w:type="dxa"/>
          </w:tcPr>
          <w:p w14:paraId="7A5AED66" w14:textId="77777777" w:rsidR="009A4DFE" w:rsidRDefault="00DE55D4">
            <w:pPr>
              <w:pStyle w:val="TableParagraph"/>
              <w:spacing w:before="53"/>
              <w:ind w:left="221" w:right="273"/>
            </w:pPr>
            <w:r>
              <w:rPr>
                <w:spacing w:val="-2"/>
              </w:rPr>
              <w:t xml:space="preserve">Clearly interprets problem, </w:t>
            </w:r>
            <w:r>
              <w:t>identifies all parameters</w:t>
            </w:r>
            <w:r>
              <w:rPr>
                <w:spacing w:val="-14"/>
              </w:rPr>
              <w:t xml:space="preserve"> </w:t>
            </w:r>
            <w:r>
              <w:t xml:space="preserve">and </w:t>
            </w:r>
            <w:r>
              <w:rPr>
                <w:spacing w:val="-2"/>
              </w:rPr>
              <w:t>requirements accurately</w:t>
            </w:r>
          </w:p>
        </w:tc>
        <w:tc>
          <w:tcPr>
            <w:tcW w:w="1743" w:type="dxa"/>
          </w:tcPr>
          <w:p w14:paraId="0D525A51" w14:textId="77777777" w:rsidR="009A4DFE" w:rsidRDefault="009A4DFE">
            <w:pPr>
              <w:pStyle w:val="TableParagraph"/>
              <w:rPr>
                <w:b/>
              </w:rPr>
            </w:pPr>
          </w:p>
          <w:p w14:paraId="2B5F9D6F" w14:textId="77777777" w:rsidR="009A4DFE" w:rsidRDefault="009A4DFE">
            <w:pPr>
              <w:pStyle w:val="TableParagraph"/>
              <w:spacing w:before="56"/>
              <w:rPr>
                <w:b/>
              </w:rPr>
            </w:pPr>
          </w:p>
          <w:p w14:paraId="0E277428" w14:textId="77777777" w:rsidR="009A4DFE" w:rsidRDefault="00DE55D4">
            <w:pPr>
              <w:pStyle w:val="TableParagraph"/>
              <w:ind w:left="221" w:right="326"/>
            </w:pPr>
            <w:r>
              <w:rPr>
                <w:spacing w:val="-2"/>
              </w:rPr>
              <w:t xml:space="preserve">Understands </w:t>
            </w:r>
            <w:r>
              <w:t>problem</w:t>
            </w:r>
            <w:r>
              <w:rPr>
                <w:spacing w:val="-14"/>
              </w:rPr>
              <w:t xml:space="preserve"> </w:t>
            </w:r>
            <w:r>
              <w:t>with minor gaps</w:t>
            </w:r>
          </w:p>
        </w:tc>
        <w:tc>
          <w:tcPr>
            <w:tcW w:w="1872" w:type="dxa"/>
          </w:tcPr>
          <w:p w14:paraId="1A9FEB4A" w14:textId="77777777" w:rsidR="009A4DFE" w:rsidRDefault="009A4DFE">
            <w:pPr>
              <w:pStyle w:val="TableParagraph"/>
              <w:spacing w:before="179"/>
              <w:rPr>
                <w:b/>
              </w:rPr>
            </w:pPr>
          </w:p>
          <w:p w14:paraId="041237AD" w14:textId="77777777" w:rsidR="009A4DFE" w:rsidRDefault="00DE55D4">
            <w:pPr>
              <w:pStyle w:val="TableParagraph"/>
              <w:spacing w:before="1" w:line="242" w:lineRule="auto"/>
              <w:ind w:left="222" w:right="91"/>
            </w:pPr>
            <w:r>
              <w:rPr>
                <w:spacing w:val="-2"/>
              </w:rPr>
              <w:t xml:space="preserve">Partial understanding; </w:t>
            </w:r>
            <w:r>
              <w:t xml:space="preserve">misses key </w:t>
            </w:r>
            <w:r>
              <w:rPr>
                <w:spacing w:val="-2"/>
              </w:rPr>
              <w:t>elements</w:t>
            </w:r>
          </w:p>
        </w:tc>
        <w:tc>
          <w:tcPr>
            <w:tcW w:w="1522" w:type="dxa"/>
          </w:tcPr>
          <w:p w14:paraId="49EE8764" w14:textId="77777777" w:rsidR="009A4DFE" w:rsidRDefault="009A4DFE">
            <w:pPr>
              <w:pStyle w:val="TableParagraph"/>
              <w:spacing w:before="179"/>
              <w:rPr>
                <w:b/>
              </w:rPr>
            </w:pPr>
          </w:p>
          <w:p w14:paraId="5ECCF339" w14:textId="77777777" w:rsidR="009A4DFE" w:rsidRDefault="00DE55D4">
            <w:pPr>
              <w:pStyle w:val="TableParagraph"/>
              <w:spacing w:before="1" w:line="242" w:lineRule="auto"/>
              <w:ind w:left="217" w:right="109"/>
            </w:pPr>
            <w:r>
              <w:rPr>
                <w:spacing w:val="-2"/>
              </w:rPr>
              <w:t xml:space="preserve">Misinterprets </w:t>
            </w:r>
            <w:r>
              <w:t xml:space="preserve">or unable to </w:t>
            </w:r>
            <w:r>
              <w:rPr>
                <w:spacing w:val="-2"/>
              </w:rPr>
              <w:t>understand problem</w:t>
            </w:r>
          </w:p>
        </w:tc>
      </w:tr>
    </w:tbl>
    <w:p w14:paraId="2D4CC649" w14:textId="77777777" w:rsidR="00DE55D4" w:rsidRDefault="00DE55D4"/>
    <w:sectPr w:rsidR="00DE55D4">
      <w:pgSz w:w="11910" w:h="16840"/>
      <w:pgMar w:top="134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E00B" w14:textId="77777777" w:rsidR="00DE55D4" w:rsidRDefault="00DE55D4" w:rsidP="00B85D8D">
      <w:r>
        <w:separator/>
      </w:r>
    </w:p>
  </w:endnote>
  <w:endnote w:type="continuationSeparator" w:id="0">
    <w:p w14:paraId="0D5483F6" w14:textId="77777777" w:rsidR="00DE55D4" w:rsidRDefault="00DE55D4" w:rsidP="00B85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FC31" w14:textId="77777777" w:rsidR="00DE55D4" w:rsidRDefault="00DE55D4" w:rsidP="00B85D8D">
      <w:r>
        <w:separator/>
      </w:r>
    </w:p>
  </w:footnote>
  <w:footnote w:type="continuationSeparator" w:id="0">
    <w:p w14:paraId="46FA19B0" w14:textId="77777777" w:rsidR="00DE55D4" w:rsidRDefault="00DE55D4" w:rsidP="00B85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9B0"/>
    <w:multiLevelType w:val="hybridMultilevel"/>
    <w:tmpl w:val="EC04E522"/>
    <w:lvl w:ilvl="0" w:tplc="0494E992">
      <w:start w:val="1"/>
      <w:numFmt w:val="decimal"/>
      <w:lvlText w:val="%1."/>
      <w:lvlJc w:val="left"/>
      <w:pPr>
        <w:ind w:left="1763" w:hanging="340"/>
      </w:pPr>
      <w:rPr>
        <w:rFonts w:hint="default"/>
        <w:spacing w:val="0"/>
        <w:w w:val="102"/>
        <w:lang w:val="en-US" w:eastAsia="en-US" w:bidi="ar-SA"/>
      </w:rPr>
    </w:lvl>
    <w:lvl w:ilvl="1" w:tplc="1C649F0A">
      <w:start w:val="1"/>
      <w:numFmt w:val="lowerRoman"/>
      <w:lvlText w:val="%2."/>
      <w:lvlJc w:val="left"/>
      <w:pPr>
        <w:ind w:left="2442" w:hanging="680"/>
      </w:pPr>
      <w:rPr>
        <w:rFonts w:ascii="Times New Roman" w:eastAsia="Times New Roman" w:hAnsi="Times New Roman" w:cs="Times New Roman" w:hint="default"/>
        <w:b w:val="0"/>
        <w:bCs w:val="0"/>
        <w:i w:val="0"/>
        <w:iCs w:val="0"/>
        <w:spacing w:val="-9"/>
        <w:w w:val="102"/>
        <w:sz w:val="22"/>
        <w:szCs w:val="22"/>
        <w:lang w:val="en-US" w:eastAsia="en-US" w:bidi="ar-SA"/>
      </w:rPr>
    </w:lvl>
    <w:lvl w:ilvl="2" w:tplc="CE0E955C">
      <w:numFmt w:val="bullet"/>
      <w:lvlText w:val="•"/>
      <w:lvlJc w:val="left"/>
      <w:pPr>
        <w:ind w:left="3368" w:hanging="680"/>
      </w:pPr>
      <w:rPr>
        <w:rFonts w:hint="default"/>
        <w:lang w:val="en-US" w:eastAsia="en-US" w:bidi="ar-SA"/>
      </w:rPr>
    </w:lvl>
    <w:lvl w:ilvl="3" w:tplc="633C6612">
      <w:numFmt w:val="bullet"/>
      <w:lvlText w:val="•"/>
      <w:lvlJc w:val="left"/>
      <w:pPr>
        <w:ind w:left="4297" w:hanging="680"/>
      </w:pPr>
      <w:rPr>
        <w:rFonts w:hint="default"/>
        <w:lang w:val="en-US" w:eastAsia="en-US" w:bidi="ar-SA"/>
      </w:rPr>
    </w:lvl>
    <w:lvl w:ilvl="4" w:tplc="4D88EE10">
      <w:numFmt w:val="bullet"/>
      <w:lvlText w:val="•"/>
      <w:lvlJc w:val="left"/>
      <w:pPr>
        <w:ind w:left="5226" w:hanging="680"/>
      </w:pPr>
      <w:rPr>
        <w:rFonts w:hint="default"/>
        <w:lang w:val="en-US" w:eastAsia="en-US" w:bidi="ar-SA"/>
      </w:rPr>
    </w:lvl>
    <w:lvl w:ilvl="5" w:tplc="A0DA7C4E">
      <w:numFmt w:val="bullet"/>
      <w:lvlText w:val="•"/>
      <w:lvlJc w:val="left"/>
      <w:pPr>
        <w:ind w:left="6155" w:hanging="680"/>
      </w:pPr>
      <w:rPr>
        <w:rFonts w:hint="default"/>
        <w:lang w:val="en-US" w:eastAsia="en-US" w:bidi="ar-SA"/>
      </w:rPr>
    </w:lvl>
    <w:lvl w:ilvl="6" w:tplc="25266664">
      <w:numFmt w:val="bullet"/>
      <w:lvlText w:val="•"/>
      <w:lvlJc w:val="left"/>
      <w:pPr>
        <w:ind w:left="7084" w:hanging="680"/>
      </w:pPr>
      <w:rPr>
        <w:rFonts w:hint="default"/>
        <w:lang w:val="en-US" w:eastAsia="en-US" w:bidi="ar-SA"/>
      </w:rPr>
    </w:lvl>
    <w:lvl w:ilvl="7" w:tplc="8D0EDA5C">
      <w:numFmt w:val="bullet"/>
      <w:lvlText w:val="•"/>
      <w:lvlJc w:val="left"/>
      <w:pPr>
        <w:ind w:left="8013" w:hanging="680"/>
      </w:pPr>
      <w:rPr>
        <w:rFonts w:hint="default"/>
        <w:lang w:val="en-US" w:eastAsia="en-US" w:bidi="ar-SA"/>
      </w:rPr>
    </w:lvl>
    <w:lvl w:ilvl="8" w:tplc="842AADBE">
      <w:numFmt w:val="bullet"/>
      <w:lvlText w:val="•"/>
      <w:lvlJc w:val="left"/>
      <w:pPr>
        <w:ind w:left="8942" w:hanging="680"/>
      </w:pPr>
      <w:rPr>
        <w:rFonts w:hint="default"/>
        <w:lang w:val="en-US" w:eastAsia="en-US" w:bidi="ar-SA"/>
      </w:rPr>
    </w:lvl>
  </w:abstractNum>
  <w:abstractNum w:abstractNumId="1" w15:restartNumberingAfterBreak="0">
    <w:nsid w:val="0D3F6EA3"/>
    <w:multiLevelType w:val="hybridMultilevel"/>
    <w:tmpl w:val="3F8405F4"/>
    <w:lvl w:ilvl="0" w:tplc="C5B44324">
      <w:numFmt w:val="bullet"/>
      <w:lvlText w:val="•"/>
      <w:lvlJc w:val="left"/>
      <w:pPr>
        <w:ind w:left="108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6C61D0E">
      <w:numFmt w:val="bullet"/>
      <w:lvlText w:val="•"/>
      <w:lvlJc w:val="left"/>
      <w:pPr>
        <w:ind w:left="2090" w:hanging="144"/>
      </w:pPr>
      <w:rPr>
        <w:rFonts w:hint="default"/>
        <w:lang w:val="en-US" w:eastAsia="en-US" w:bidi="ar-SA"/>
      </w:rPr>
    </w:lvl>
    <w:lvl w:ilvl="2" w:tplc="05ECAF9E">
      <w:numFmt w:val="bullet"/>
      <w:lvlText w:val="•"/>
      <w:lvlJc w:val="left"/>
      <w:pPr>
        <w:ind w:left="3101" w:hanging="144"/>
      </w:pPr>
      <w:rPr>
        <w:rFonts w:hint="default"/>
        <w:lang w:val="en-US" w:eastAsia="en-US" w:bidi="ar-SA"/>
      </w:rPr>
    </w:lvl>
    <w:lvl w:ilvl="3" w:tplc="AC805732">
      <w:numFmt w:val="bullet"/>
      <w:lvlText w:val="•"/>
      <w:lvlJc w:val="left"/>
      <w:pPr>
        <w:ind w:left="4112" w:hanging="144"/>
      </w:pPr>
      <w:rPr>
        <w:rFonts w:hint="default"/>
        <w:lang w:val="en-US" w:eastAsia="en-US" w:bidi="ar-SA"/>
      </w:rPr>
    </w:lvl>
    <w:lvl w:ilvl="4" w:tplc="72301BD4">
      <w:numFmt w:val="bullet"/>
      <w:lvlText w:val="•"/>
      <w:lvlJc w:val="left"/>
      <w:pPr>
        <w:ind w:left="5123" w:hanging="144"/>
      </w:pPr>
      <w:rPr>
        <w:rFonts w:hint="default"/>
        <w:lang w:val="en-US" w:eastAsia="en-US" w:bidi="ar-SA"/>
      </w:rPr>
    </w:lvl>
    <w:lvl w:ilvl="5" w:tplc="D322626E">
      <w:numFmt w:val="bullet"/>
      <w:lvlText w:val="•"/>
      <w:lvlJc w:val="left"/>
      <w:pPr>
        <w:ind w:left="6134" w:hanging="144"/>
      </w:pPr>
      <w:rPr>
        <w:rFonts w:hint="default"/>
        <w:lang w:val="en-US" w:eastAsia="en-US" w:bidi="ar-SA"/>
      </w:rPr>
    </w:lvl>
    <w:lvl w:ilvl="6" w:tplc="717AE0C2">
      <w:numFmt w:val="bullet"/>
      <w:lvlText w:val="•"/>
      <w:lvlJc w:val="left"/>
      <w:pPr>
        <w:ind w:left="7145" w:hanging="144"/>
      </w:pPr>
      <w:rPr>
        <w:rFonts w:hint="default"/>
        <w:lang w:val="en-US" w:eastAsia="en-US" w:bidi="ar-SA"/>
      </w:rPr>
    </w:lvl>
    <w:lvl w:ilvl="7" w:tplc="30DE111E">
      <w:numFmt w:val="bullet"/>
      <w:lvlText w:val="•"/>
      <w:lvlJc w:val="left"/>
      <w:pPr>
        <w:ind w:left="8156" w:hanging="144"/>
      </w:pPr>
      <w:rPr>
        <w:rFonts w:hint="default"/>
        <w:lang w:val="en-US" w:eastAsia="en-US" w:bidi="ar-SA"/>
      </w:rPr>
    </w:lvl>
    <w:lvl w:ilvl="8" w:tplc="FFB08C0A">
      <w:numFmt w:val="bullet"/>
      <w:lvlText w:val="•"/>
      <w:lvlJc w:val="left"/>
      <w:pPr>
        <w:ind w:left="9167" w:hanging="144"/>
      </w:pPr>
      <w:rPr>
        <w:rFonts w:hint="default"/>
        <w:lang w:val="en-US" w:eastAsia="en-US" w:bidi="ar-SA"/>
      </w:rPr>
    </w:lvl>
  </w:abstractNum>
  <w:abstractNum w:abstractNumId="2" w15:restartNumberingAfterBreak="0">
    <w:nsid w:val="0E9C29A8"/>
    <w:multiLevelType w:val="hybridMultilevel"/>
    <w:tmpl w:val="A274BA38"/>
    <w:lvl w:ilvl="0" w:tplc="A7E0C81C">
      <w:start w:val="1"/>
      <w:numFmt w:val="lowerRoman"/>
      <w:lvlText w:val="%1."/>
      <w:lvlJc w:val="left"/>
      <w:pPr>
        <w:ind w:left="1334" w:hanging="254"/>
      </w:pPr>
      <w:rPr>
        <w:rFonts w:ascii="Times New Roman" w:eastAsia="Times New Roman" w:hAnsi="Times New Roman" w:cs="Times New Roman" w:hint="default"/>
        <w:b/>
        <w:bCs/>
        <w:i w:val="0"/>
        <w:iCs w:val="0"/>
        <w:spacing w:val="0"/>
        <w:w w:val="100"/>
        <w:sz w:val="32"/>
        <w:szCs w:val="32"/>
        <w:lang w:val="en-US" w:eastAsia="en-US" w:bidi="ar-SA"/>
      </w:rPr>
    </w:lvl>
    <w:lvl w:ilvl="1" w:tplc="91A6F88C">
      <w:numFmt w:val="bullet"/>
      <w:lvlText w:val="•"/>
      <w:lvlJc w:val="left"/>
      <w:pPr>
        <w:ind w:left="2324" w:hanging="254"/>
      </w:pPr>
      <w:rPr>
        <w:rFonts w:hint="default"/>
        <w:lang w:val="en-US" w:eastAsia="en-US" w:bidi="ar-SA"/>
      </w:rPr>
    </w:lvl>
    <w:lvl w:ilvl="2" w:tplc="CA383E6A">
      <w:numFmt w:val="bullet"/>
      <w:lvlText w:val="•"/>
      <w:lvlJc w:val="left"/>
      <w:pPr>
        <w:ind w:left="3309" w:hanging="254"/>
      </w:pPr>
      <w:rPr>
        <w:rFonts w:hint="default"/>
        <w:lang w:val="en-US" w:eastAsia="en-US" w:bidi="ar-SA"/>
      </w:rPr>
    </w:lvl>
    <w:lvl w:ilvl="3" w:tplc="EE20EC4C">
      <w:numFmt w:val="bullet"/>
      <w:lvlText w:val="•"/>
      <w:lvlJc w:val="left"/>
      <w:pPr>
        <w:ind w:left="4294" w:hanging="254"/>
      </w:pPr>
      <w:rPr>
        <w:rFonts w:hint="default"/>
        <w:lang w:val="en-US" w:eastAsia="en-US" w:bidi="ar-SA"/>
      </w:rPr>
    </w:lvl>
    <w:lvl w:ilvl="4" w:tplc="C3CE5076">
      <w:numFmt w:val="bullet"/>
      <w:lvlText w:val="•"/>
      <w:lvlJc w:val="left"/>
      <w:pPr>
        <w:ind w:left="5279" w:hanging="254"/>
      </w:pPr>
      <w:rPr>
        <w:rFonts w:hint="default"/>
        <w:lang w:val="en-US" w:eastAsia="en-US" w:bidi="ar-SA"/>
      </w:rPr>
    </w:lvl>
    <w:lvl w:ilvl="5" w:tplc="3828B0A8">
      <w:numFmt w:val="bullet"/>
      <w:lvlText w:val="•"/>
      <w:lvlJc w:val="left"/>
      <w:pPr>
        <w:ind w:left="6264" w:hanging="254"/>
      </w:pPr>
      <w:rPr>
        <w:rFonts w:hint="default"/>
        <w:lang w:val="en-US" w:eastAsia="en-US" w:bidi="ar-SA"/>
      </w:rPr>
    </w:lvl>
    <w:lvl w:ilvl="6" w:tplc="CF3AA0F2">
      <w:numFmt w:val="bullet"/>
      <w:lvlText w:val="•"/>
      <w:lvlJc w:val="left"/>
      <w:pPr>
        <w:ind w:left="7249" w:hanging="254"/>
      </w:pPr>
      <w:rPr>
        <w:rFonts w:hint="default"/>
        <w:lang w:val="en-US" w:eastAsia="en-US" w:bidi="ar-SA"/>
      </w:rPr>
    </w:lvl>
    <w:lvl w:ilvl="7" w:tplc="E67472D0">
      <w:numFmt w:val="bullet"/>
      <w:lvlText w:val="•"/>
      <w:lvlJc w:val="left"/>
      <w:pPr>
        <w:ind w:left="8234" w:hanging="254"/>
      </w:pPr>
      <w:rPr>
        <w:rFonts w:hint="default"/>
        <w:lang w:val="en-US" w:eastAsia="en-US" w:bidi="ar-SA"/>
      </w:rPr>
    </w:lvl>
    <w:lvl w:ilvl="8" w:tplc="FBC661A4">
      <w:numFmt w:val="bullet"/>
      <w:lvlText w:val="•"/>
      <w:lvlJc w:val="left"/>
      <w:pPr>
        <w:ind w:left="9219" w:hanging="254"/>
      </w:pPr>
      <w:rPr>
        <w:rFonts w:hint="default"/>
        <w:lang w:val="en-US" w:eastAsia="en-US" w:bidi="ar-SA"/>
      </w:rPr>
    </w:lvl>
  </w:abstractNum>
  <w:abstractNum w:abstractNumId="3" w15:restartNumberingAfterBreak="0">
    <w:nsid w:val="16E03DC7"/>
    <w:multiLevelType w:val="hybridMultilevel"/>
    <w:tmpl w:val="8CD43692"/>
    <w:lvl w:ilvl="0" w:tplc="F7AAB9EA">
      <w:numFmt w:val="bullet"/>
      <w:lvlText w:val="●"/>
      <w:lvlJc w:val="left"/>
      <w:pPr>
        <w:ind w:left="1440" w:hanging="361"/>
      </w:pPr>
      <w:rPr>
        <w:rFonts w:ascii="Calibri" w:eastAsia="Calibri" w:hAnsi="Calibri" w:cs="Calibri" w:hint="default"/>
        <w:b w:val="0"/>
        <w:bCs w:val="0"/>
        <w:i w:val="0"/>
        <w:iCs w:val="0"/>
        <w:spacing w:val="0"/>
        <w:w w:val="100"/>
        <w:sz w:val="24"/>
        <w:szCs w:val="24"/>
        <w:lang w:val="en-US" w:eastAsia="en-US" w:bidi="ar-SA"/>
      </w:rPr>
    </w:lvl>
    <w:lvl w:ilvl="1" w:tplc="DACC47C8">
      <w:numFmt w:val="bullet"/>
      <w:lvlText w:val="•"/>
      <w:lvlJc w:val="left"/>
      <w:pPr>
        <w:ind w:left="2414" w:hanging="361"/>
      </w:pPr>
      <w:rPr>
        <w:rFonts w:hint="default"/>
        <w:lang w:val="en-US" w:eastAsia="en-US" w:bidi="ar-SA"/>
      </w:rPr>
    </w:lvl>
    <w:lvl w:ilvl="2" w:tplc="377CE814">
      <w:numFmt w:val="bullet"/>
      <w:lvlText w:val="•"/>
      <w:lvlJc w:val="left"/>
      <w:pPr>
        <w:ind w:left="3389" w:hanging="361"/>
      </w:pPr>
      <w:rPr>
        <w:rFonts w:hint="default"/>
        <w:lang w:val="en-US" w:eastAsia="en-US" w:bidi="ar-SA"/>
      </w:rPr>
    </w:lvl>
    <w:lvl w:ilvl="3" w:tplc="DE10B9F6">
      <w:numFmt w:val="bullet"/>
      <w:lvlText w:val="•"/>
      <w:lvlJc w:val="left"/>
      <w:pPr>
        <w:ind w:left="4364" w:hanging="361"/>
      </w:pPr>
      <w:rPr>
        <w:rFonts w:hint="default"/>
        <w:lang w:val="en-US" w:eastAsia="en-US" w:bidi="ar-SA"/>
      </w:rPr>
    </w:lvl>
    <w:lvl w:ilvl="4" w:tplc="BCF6B3BC">
      <w:numFmt w:val="bullet"/>
      <w:lvlText w:val="•"/>
      <w:lvlJc w:val="left"/>
      <w:pPr>
        <w:ind w:left="5339" w:hanging="361"/>
      </w:pPr>
      <w:rPr>
        <w:rFonts w:hint="default"/>
        <w:lang w:val="en-US" w:eastAsia="en-US" w:bidi="ar-SA"/>
      </w:rPr>
    </w:lvl>
    <w:lvl w:ilvl="5" w:tplc="E80EE7FA">
      <w:numFmt w:val="bullet"/>
      <w:lvlText w:val="•"/>
      <w:lvlJc w:val="left"/>
      <w:pPr>
        <w:ind w:left="6314" w:hanging="361"/>
      </w:pPr>
      <w:rPr>
        <w:rFonts w:hint="default"/>
        <w:lang w:val="en-US" w:eastAsia="en-US" w:bidi="ar-SA"/>
      </w:rPr>
    </w:lvl>
    <w:lvl w:ilvl="6" w:tplc="E1840CC8">
      <w:numFmt w:val="bullet"/>
      <w:lvlText w:val="•"/>
      <w:lvlJc w:val="left"/>
      <w:pPr>
        <w:ind w:left="7289" w:hanging="361"/>
      </w:pPr>
      <w:rPr>
        <w:rFonts w:hint="default"/>
        <w:lang w:val="en-US" w:eastAsia="en-US" w:bidi="ar-SA"/>
      </w:rPr>
    </w:lvl>
    <w:lvl w:ilvl="7" w:tplc="A9582DE2">
      <w:numFmt w:val="bullet"/>
      <w:lvlText w:val="•"/>
      <w:lvlJc w:val="left"/>
      <w:pPr>
        <w:ind w:left="8264" w:hanging="361"/>
      </w:pPr>
      <w:rPr>
        <w:rFonts w:hint="default"/>
        <w:lang w:val="en-US" w:eastAsia="en-US" w:bidi="ar-SA"/>
      </w:rPr>
    </w:lvl>
    <w:lvl w:ilvl="8" w:tplc="9CA28B4E">
      <w:numFmt w:val="bullet"/>
      <w:lvlText w:val="•"/>
      <w:lvlJc w:val="left"/>
      <w:pPr>
        <w:ind w:left="9239" w:hanging="361"/>
      </w:pPr>
      <w:rPr>
        <w:rFonts w:hint="default"/>
        <w:lang w:val="en-US" w:eastAsia="en-US" w:bidi="ar-SA"/>
      </w:rPr>
    </w:lvl>
  </w:abstractNum>
  <w:abstractNum w:abstractNumId="4" w15:restartNumberingAfterBreak="0">
    <w:nsid w:val="6ACC5E11"/>
    <w:multiLevelType w:val="hybridMultilevel"/>
    <w:tmpl w:val="DDB295F2"/>
    <w:lvl w:ilvl="0" w:tplc="CEA40EE0">
      <w:start w:val="1"/>
      <w:numFmt w:val="decimal"/>
      <w:lvlText w:val="%1."/>
      <w:lvlJc w:val="left"/>
      <w:pPr>
        <w:ind w:left="1892" w:hanging="361"/>
      </w:pPr>
      <w:rPr>
        <w:rFonts w:ascii="Times New Roman" w:eastAsia="Times New Roman" w:hAnsi="Times New Roman" w:cs="Times New Roman" w:hint="default"/>
        <w:b/>
        <w:bCs/>
        <w:i w:val="0"/>
        <w:iCs w:val="0"/>
        <w:spacing w:val="0"/>
        <w:w w:val="100"/>
        <w:sz w:val="24"/>
        <w:szCs w:val="24"/>
        <w:lang w:val="en-US" w:eastAsia="en-US" w:bidi="ar-SA"/>
      </w:rPr>
    </w:lvl>
    <w:lvl w:ilvl="1" w:tplc="AD10D968">
      <w:start w:val="1"/>
      <w:numFmt w:val="lowerRoman"/>
      <w:lvlText w:val="%2."/>
      <w:lvlJc w:val="left"/>
      <w:pPr>
        <w:ind w:left="2612" w:hanging="721"/>
      </w:pPr>
      <w:rPr>
        <w:rFonts w:ascii="Times New Roman" w:eastAsia="Times New Roman" w:hAnsi="Times New Roman" w:cs="Times New Roman" w:hint="default"/>
        <w:b w:val="0"/>
        <w:bCs w:val="0"/>
        <w:i w:val="0"/>
        <w:iCs w:val="0"/>
        <w:spacing w:val="-10"/>
        <w:w w:val="100"/>
        <w:sz w:val="24"/>
        <w:szCs w:val="24"/>
        <w:lang w:val="en-US" w:eastAsia="en-US" w:bidi="ar-SA"/>
      </w:rPr>
    </w:lvl>
    <w:lvl w:ilvl="2" w:tplc="F97E1E00">
      <w:numFmt w:val="bullet"/>
      <w:lvlText w:val="•"/>
      <w:lvlJc w:val="left"/>
      <w:pPr>
        <w:ind w:left="3572" w:hanging="721"/>
      </w:pPr>
      <w:rPr>
        <w:rFonts w:hint="default"/>
        <w:lang w:val="en-US" w:eastAsia="en-US" w:bidi="ar-SA"/>
      </w:rPr>
    </w:lvl>
    <w:lvl w:ilvl="3" w:tplc="4140C584">
      <w:numFmt w:val="bullet"/>
      <w:lvlText w:val="•"/>
      <w:lvlJc w:val="left"/>
      <w:pPr>
        <w:ind w:left="4524" w:hanging="721"/>
      </w:pPr>
      <w:rPr>
        <w:rFonts w:hint="default"/>
        <w:lang w:val="en-US" w:eastAsia="en-US" w:bidi="ar-SA"/>
      </w:rPr>
    </w:lvl>
    <w:lvl w:ilvl="4" w:tplc="FE9E7D06">
      <w:numFmt w:val="bullet"/>
      <w:lvlText w:val="•"/>
      <w:lvlJc w:val="left"/>
      <w:pPr>
        <w:ind w:left="5476" w:hanging="721"/>
      </w:pPr>
      <w:rPr>
        <w:rFonts w:hint="default"/>
        <w:lang w:val="en-US" w:eastAsia="en-US" w:bidi="ar-SA"/>
      </w:rPr>
    </w:lvl>
    <w:lvl w:ilvl="5" w:tplc="E6C47DBE">
      <w:numFmt w:val="bullet"/>
      <w:lvlText w:val="•"/>
      <w:lvlJc w:val="left"/>
      <w:pPr>
        <w:ind w:left="6428" w:hanging="721"/>
      </w:pPr>
      <w:rPr>
        <w:rFonts w:hint="default"/>
        <w:lang w:val="en-US" w:eastAsia="en-US" w:bidi="ar-SA"/>
      </w:rPr>
    </w:lvl>
    <w:lvl w:ilvl="6" w:tplc="6D30367A">
      <w:numFmt w:val="bullet"/>
      <w:lvlText w:val="•"/>
      <w:lvlJc w:val="left"/>
      <w:pPr>
        <w:ind w:left="7380" w:hanging="721"/>
      </w:pPr>
      <w:rPr>
        <w:rFonts w:hint="default"/>
        <w:lang w:val="en-US" w:eastAsia="en-US" w:bidi="ar-SA"/>
      </w:rPr>
    </w:lvl>
    <w:lvl w:ilvl="7" w:tplc="56EAB6FE">
      <w:numFmt w:val="bullet"/>
      <w:lvlText w:val="•"/>
      <w:lvlJc w:val="left"/>
      <w:pPr>
        <w:ind w:left="8332" w:hanging="721"/>
      </w:pPr>
      <w:rPr>
        <w:rFonts w:hint="default"/>
        <w:lang w:val="en-US" w:eastAsia="en-US" w:bidi="ar-SA"/>
      </w:rPr>
    </w:lvl>
    <w:lvl w:ilvl="8" w:tplc="E7D6A9C8">
      <w:numFmt w:val="bullet"/>
      <w:lvlText w:val="•"/>
      <w:lvlJc w:val="left"/>
      <w:pPr>
        <w:ind w:left="9284" w:hanging="721"/>
      </w:pPr>
      <w:rPr>
        <w:rFonts w:hint="default"/>
        <w:lang w:val="en-US" w:eastAsia="en-US" w:bidi="ar-SA"/>
      </w:rPr>
    </w:lvl>
  </w:abstractNum>
  <w:num w:numId="1" w16cid:durableId="942498948">
    <w:abstractNumId w:val="4"/>
  </w:num>
  <w:num w:numId="2" w16cid:durableId="1072240888">
    <w:abstractNumId w:val="0"/>
  </w:num>
  <w:num w:numId="3" w16cid:durableId="1008018602">
    <w:abstractNumId w:val="1"/>
  </w:num>
  <w:num w:numId="4" w16cid:durableId="2012369358">
    <w:abstractNumId w:val="2"/>
  </w:num>
  <w:num w:numId="5" w16cid:durableId="2306219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sagani sharath">
    <w15:presenceInfo w15:providerId="Windows Live" w15:userId="379ce87d78749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inkAnnotations="0"/>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FE"/>
    <w:rsid w:val="006D2E5F"/>
    <w:rsid w:val="008F032B"/>
    <w:rsid w:val="00962DE1"/>
    <w:rsid w:val="009A4DFE"/>
    <w:rsid w:val="00B85D8D"/>
    <w:rsid w:val="00DE5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91BE"/>
  <w15:docId w15:val="{F5116409-A8F0-4120-86EC-2FC108BA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642" w:right="642"/>
      <w:jc w:val="center"/>
      <w:outlineLvl w:val="0"/>
    </w:pPr>
    <w:rPr>
      <w:b/>
      <w:bCs/>
      <w:sz w:val="34"/>
      <w:szCs w:val="34"/>
    </w:rPr>
  </w:style>
  <w:style w:type="paragraph" w:styleId="Heading2">
    <w:name w:val="heading 2"/>
    <w:basedOn w:val="Normal"/>
    <w:uiPriority w:val="9"/>
    <w:unhideWhenUsed/>
    <w:qFormat/>
    <w:pPr>
      <w:ind w:left="650"/>
      <w:outlineLvl w:val="1"/>
    </w:pPr>
    <w:rPr>
      <w:b/>
      <w:bCs/>
      <w:sz w:val="32"/>
      <w:szCs w:val="32"/>
    </w:rPr>
  </w:style>
  <w:style w:type="paragraph" w:styleId="Heading3">
    <w:name w:val="heading 3"/>
    <w:basedOn w:val="Normal"/>
    <w:uiPriority w:val="9"/>
    <w:unhideWhenUsed/>
    <w:qFormat/>
    <w:pPr>
      <w:ind w:left="1080"/>
      <w:outlineLvl w:val="2"/>
    </w:pPr>
    <w:rPr>
      <w:b/>
      <w:bCs/>
      <w:sz w:val="28"/>
      <w:szCs w:val="28"/>
    </w:rPr>
  </w:style>
  <w:style w:type="paragraph" w:styleId="Heading4">
    <w:name w:val="heading 4"/>
    <w:basedOn w:val="Normal"/>
    <w:uiPriority w:val="9"/>
    <w:unhideWhenUsed/>
    <w:qFormat/>
    <w:pPr>
      <w:ind w:left="564" w:right="808"/>
      <w:jc w:val="center"/>
      <w:outlineLvl w:val="3"/>
    </w:pPr>
    <w:rPr>
      <w:b/>
      <w:bCs/>
      <w:sz w:val="26"/>
      <w:szCs w:val="26"/>
      <w:u w:val="single" w:color="000000"/>
    </w:rPr>
  </w:style>
  <w:style w:type="paragraph" w:styleId="Heading5">
    <w:name w:val="heading 5"/>
    <w:basedOn w:val="Normal"/>
    <w:uiPriority w:val="9"/>
    <w:unhideWhenUsed/>
    <w:qFormat/>
    <w:pPr>
      <w:ind w:left="108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Revision">
    <w:name w:val="Revision"/>
    <w:hidden/>
    <w:uiPriority w:val="99"/>
    <w:semiHidden/>
    <w:rsid w:val="00B85D8D"/>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B85D8D"/>
    <w:pPr>
      <w:tabs>
        <w:tab w:val="center" w:pos="4513"/>
        <w:tab w:val="right" w:pos="9026"/>
      </w:tabs>
    </w:pPr>
  </w:style>
  <w:style w:type="character" w:customStyle="1" w:styleId="HeaderChar">
    <w:name w:val="Header Char"/>
    <w:basedOn w:val="DefaultParagraphFont"/>
    <w:link w:val="Header"/>
    <w:uiPriority w:val="99"/>
    <w:rsid w:val="00B85D8D"/>
    <w:rPr>
      <w:rFonts w:ascii="Times New Roman" w:eastAsia="Times New Roman" w:hAnsi="Times New Roman" w:cs="Times New Roman"/>
    </w:rPr>
  </w:style>
  <w:style w:type="paragraph" w:styleId="Footer">
    <w:name w:val="footer"/>
    <w:basedOn w:val="Normal"/>
    <w:link w:val="FooterChar"/>
    <w:uiPriority w:val="99"/>
    <w:unhideWhenUsed/>
    <w:rsid w:val="00B85D8D"/>
    <w:pPr>
      <w:tabs>
        <w:tab w:val="center" w:pos="4513"/>
        <w:tab w:val="right" w:pos="9026"/>
      </w:tabs>
    </w:pPr>
  </w:style>
  <w:style w:type="character" w:customStyle="1" w:styleId="FooterChar">
    <w:name w:val="Footer Char"/>
    <w:basedOn w:val="DefaultParagraphFont"/>
    <w:link w:val="Footer"/>
    <w:uiPriority w:val="99"/>
    <w:rsid w:val="00B85D8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0783B-EAA4-4004-BC20-F4FC54A61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busagani sharath</dc:creator>
  <cp:lastModifiedBy>busagani sharath</cp:lastModifiedBy>
  <cp:revision>2</cp:revision>
  <dcterms:created xsi:type="dcterms:W3CDTF">2026-07-24T13:07:00Z</dcterms:created>
  <dcterms:modified xsi:type="dcterms:W3CDTF">2026-07-24T13:07:00Z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LastSaved">
    <vt:filetime>2026-07-23T00:00:00Z</vt:filetime>
  </property>
  <property fmtid="{D5CDD505-2E9C-101B-9397-08002B2CF9AE}" pid="5" name="Producer">
    <vt:lpwstr>iLovePDF</vt:lpwstr>
  </property>
</Properties>
</file>